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p14">
  <w:body>
    <w:p w:rsidR="00CD5F97" w:rsidDel="21372FA8" w:rsidP="00255080" w:rsidRDefault="00AD0F90" w14:paraId="36027721" w14:textId="0CFF77A0">
      <w:pPr>
        <w:jc w:val="center"/>
        <w:rPr>
          <w:ins w:author="Richard Diamond" w:date="2019-11-28T11:14:00Z" w:id="0"/>
          <w:del w:author="Sandhya Rani Buggamolla" w:date="2020-01-31T10:44:44.1507806" w:id="1286836307"/>
          <w:b/>
          <w:bCs/>
          <w:sz w:val="28"/>
          <w:szCs w:val="28"/>
        </w:rPr>
      </w:pPr>
      <w:ins w:author="Richard Diamond" w:date="2019-11-28T11:14:00Z" w:id="1">
        <w:del w:author="Sandhya Rani Buggamolla" w:date="2020-01-31T10:44:44.1507806" w:id="908636699">
          <w:r w:rsidDel="21372FA8">
            <w:rPr>
              <w:b/>
              <w:bCs/>
              <w:sz w:val="28"/>
              <w:szCs w:val="28"/>
            </w:rPr>
            <w:delText>Title</w:delText>
          </w:r>
        </w:del>
      </w:ins>
    </w:p>
    <w:p w:rsidR="00AD0F90" w:rsidDel="21372FA8" w:rsidP="00255080" w:rsidRDefault="00AD0F90" w14:paraId="3F9CE634" w14:textId="440238AE">
      <w:pPr>
        <w:jc w:val="center"/>
        <w:rPr>
          <w:ins w:author="Richard Diamond" w:date="2019-11-28T11:14:00Z" w:id="2"/>
          <w:del w:author="Sandhya Rani Buggamolla" w:date="2020-01-31T10:44:44.1507806" w:id="1280382915"/>
          <w:b/>
          <w:bCs/>
          <w:sz w:val="28"/>
          <w:szCs w:val="28"/>
        </w:rPr>
      </w:pPr>
      <w:ins w:author="Richard Diamond" w:date="2019-11-28T11:14:00Z" w:id="3">
        <w:del w:author="Sandhya Rani Buggamolla" w:date="2020-01-31T10:44:44.1507806" w:id="1013690324">
          <w:r w:rsidDel="21372FA8">
            <w:rPr>
              <w:b/>
              <w:bCs/>
              <w:sz w:val="28"/>
              <w:szCs w:val="28"/>
            </w:rPr>
            <w:delText>Document Control</w:delText>
          </w:r>
        </w:del>
      </w:ins>
    </w:p>
    <w:p w:rsidR="00AD0F90" w:rsidDel="21372FA8" w:rsidP="00255080" w:rsidRDefault="00AD0F90" w14:paraId="24454101" w14:textId="62F61662">
      <w:pPr>
        <w:jc w:val="center"/>
        <w:rPr>
          <w:ins w:author="Richard Diamond" w:date="2019-11-28T11:14:00Z" w:id="4"/>
          <w:del w:author="Sandhya Rani Buggamolla" w:date="2020-01-31T10:44:44.1507806" w:id="1013653481"/>
          <w:b/>
          <w:bCs/>
          <w:sz w:val="28"/>
          <w:szCs w:val="28"/>
        </w:rPr>
      </w:pPr>
      <w:ins w:author="Richard Diamond" w:date="2019-11-28T11:14:00Z" w:id="5">
        <w:del w:author="Sandhya Rani Buggamolla" w:date="2020-01-31T10:44:44.1507806" w:id="2031225526">
          <w:r w:rsidDel="21372FA8">
            <w:rPr>
              <w:b/>
              <w:bCs/>
              <w:sz w:val="28"/>
              <w:szCs w:val="28"/>
            </w:rPr>
            <w:delText>Table of Contents</w:delText>
          </w:r>
        </w:del>
      </w:ins>
    </w:p>
    <w:p w:rsidR="00CD5F97" w:rsidDel="21372FA8" w:rsidP="00255080" w:rsidRDefault="00CD5F97" w14:paraId="78EAFCF7" w14:textId="36D2D1E8">
      <w:pPr>
        <w:jc w:val="center"/>
        <w:rPr>
          <w:ins w:author="Richard Diamond" w:date="2019-11-28T11:14:00Z" w:id="6"/>
          <w:del w:author="Sandhya Rani Buggamolla" w:date="2020-01-31T10:44:44.1507806" w:id="1288308265"/>
          <w:b/>
          <w:bCs/>
          <w:sz w:val="28"/>
          <w:szCs w:val="28"/>
        </w:rPr>
      </w:pPr>
    </w:p>
    <w:p w:rsidR="00C73D1D" w:rsidDel="21372FA8" w:rsidP="00255080" w:rsidRDefault="00255080" w14:paraId="1480DB64" w14:textId="5C3F565C">
      <w:pPr>
        <w:jc w:val="center"/>
        <w:rPr>
          <w:del w:author="Sandhya Rani Buggamolla" w:date="2020-01-31T10:44:44.1507806" w:id="1295298461"/>
          <w:b/>
          <w:bCs/>
          <w:sz w:val="28"/>
          <w:szCs w:val="28"/>
        </w:rPr>
      </w:pPr>
      <w:del w:author="Sandhya Rani Buggamolla" w:date="2020-01-31T10:44:44.1507806" w:id="1713090006">
        <w:r w:rsidRPr="00255080" w:rsidDel="21372FA8">
          <w:rPr>
            <w:b/>
            <w:bCs/>
            <w:sz w:val="28"/>
            <w:szCs w:val="28"/>
          </w:rPr>
          <w:delText>BASIC DOCUMENT</w:delText>
        </w:r>
      </w:del>
    </w:p>
    <w:p w:rsidR="005019B5" w:rsidDel="21372FA8" w:rsidP="00255080" w:rsidRDefault="005019B5" w14:paraId="63275D6B" w14:textId="77777777">
      <w:pPr>
        <w:rPr>
          <w:ins w:author="Richard Diamond" w:date="2019-11-28T11:32:00Z" w:id="7"/>
          <w:del w:author="Sandhya Rani Buggamolla" w:date="2020-01-31T10:44:44.1507806" w:id="1574956714"/>
          <w:sz w:val="24"/>
          <w:szCs w:val="24"/>
        </w:rPr>
      </w:pPr>
    </w:p>
    <w:p w:rsidR="00D20126" w:rsidDel="21372FA8" w:rsidP="00255080" w:rsidRDefault="005019B5" w14:paraId="76FDA5EE" w14:textId="77777777">
      <w:pPr>
        <w:rPr>
          <w:ins w:author="Richard Diamond" w:date="2019-11-28T11:33:00Z" w:id="8"/>
          <w:del w:author="Sandhya Rani Buggamolla" w:date="2020-01-31T10:44:44.1507806" w:id="1984943092"/>
          <w:sz w:val="24"/>
          <w:szCs w:val="24"/>
        </w:rPr>
      </w:pPr>
      <w:ins w:author="Richard Diamond" w:date="2019-11-28T11:32:00Z" w:id="9">
        <w:del w:author="Sandhya Rani Buggamolla" w:date="2020-01-31T10:44:44.1507806" w:id="554981122">
          <w:r w:rsidDel="21372FA8">
            <w:rPr>
              <w:sz w:val="24"/>
              <w:szCs w:val="24"/>
            </w:rPr>
            <w:delText xml:space="preserve">Intended audience – internal </w:delText>
          </w:r>
        </w:del>
        <w:proofErr w:type="spellStart"/>
        <w:del w:author="Sandhya Rani Buggamolla" w:date="2020-01-31T10:44:44.1507806" w:id="1838427271">
          <w:r w:rsidDel="21372FA8">
            <w:rPr>
              <w:sz w:val="24"/>
              <w:szCs w:val="24"/>
            </w:rPr>
            <w:delText>Xy</w:delText>
          </w:r>
        </w:del>
      </w:ins>
      <w:ins w:author="Richard Diamond" w:date="2019-11-28T11:33:00Z" w:id="10">
        <w:del w:author="Sandhya Rani Buggamolla" w:date="2020-01-31T10:44:44.1507806" w:id="1631612306">
          <w:r w:rsidDel="21372FA8">
            <w:rPr>
              <w:sz w:val="24"/>
              <w:szCs w:val="24"/>
            </w:rPr>
            <w:delText>enta</w:delText>
          </w:r>
        </w:del>
        <w:proofErr w:type="spellEnd"/>
        <w:del w:author="Sandhya Rani Buggamolla" w:date="2020-01-31T10:44:44.1507806" w:id="1722757812">
          <w:r w:rsidDel="21372FA8">
            <w:rPr>
              <w:sz w:val="24"/>
              <w:szCs w:val="24"/>
            </w:rPr>
            <w:delText xml:space="preserve"> tech</w:delText>
          </w:r>
          <w:r w:rsidDel="21372FA8" w:rsidR="00D20126">
            <w:rPr>
              <w:sz w:val="24"/>
              <w:szCs w:val="24"/>
            </w:rPr>
            <w:delText>nical system overview?</w:delText>
          </w:r>
        </w:del>
      </w:ins>
    </w:p>
    <w:p w:rsidR="00C93C5D" w:rsidDel="21372FA8" w:rsidP="00255080" w:rsidRDefault="000944BF" w14:paraId="53BEBA05" w14:textId="77777777">
      <w:pPr>
        <w:rPr>
          <w:ins w:author="Richard Diamond" w:date="2019-11-28T11:33:00Z" w:id="11"/>
          <w:del w:author="Sandhya Rani Buggamolla" w:date="2020-01-31T10:44:44.1507806" w:id="1634077671"/>
          <w:sz w:val="24"/>
          <w:szCs w:val="24"/>
        </w:rPr>
      </w:pPr>
      <w:ins w:author="Richard Diamond" w:date="2019-11-28T11:33:00Z" w:id="12">
        <w:del w:author="Sandhya Rani Buggamolla" w:date="2020-01-31T10:44:44.1507806" w:id="919469005">
          <w:r w:rsidDel="21372FA8">
            <w:rPr>
              <w:sz w:val="24"/>
              <w:szCs w:val="24"/>
            </w:rPr>
            <w:delText xml:space="preserve">Glossary </w:delText>
          </w:r>
          <w:r w:rsidDel="21372FA8" w:rsidR="00C93C5D">
            <w:rPr>
              <w:sz w:val="24"/>
              <w:szCs w:val="24"/>
            </w:rPr>
            <w:delText>–</w:delText>
          </w:r>
          <w:r w:rsidDel="21372FA8">
            <w:rPr>
              <w:sz w:val="24"/>
              <w:szCs w:val="24"/>
            </w:rPr>
            <w:delText xml:space="preserve"> appendix</w:delText>
          </w:r>
          <w:r w:rsidDel="21372FA8" w:rsidR="00C93C5D">
            <w:rPr>
              <w:sz w:val="24"/>
              <w:szCs w:val="24"/>
            </w:rPr>
            <w:delText xml:space="preserve"> – generic separate document/content?</w:delText>
          </w:r>
        </w:del>
      </w:ins>
    </w:p>
    <w:p w:rsidR="00255080" w:rsidDel="21372FA8" w:rsidP="00255080" w:rsidRDefault="00255080" w14:paraId="3EA0396D" w14:textId="021AA87F">
      <w:pPr>
        <w:rPr>
          <w:del w:author="Sandhya Rani Buggamolla" w:date="2020-01-31T10:44:44.1507806" w:id="1625398041"/>
          <w:sz w:val="24"/>
          <w:szCs w:val="24"/>
        </w:rPr>
      </w:pPr>
      <w:del w:author="Sandhya Rani Buggamolla" w:date="2020-01-31T10:44:44.1507806" w:id="831787975">
        <w:r w:rsidDel="21372FA8">
          <w:rPr>
            <w:sz w:val="24"/>
            <w:szCs w:val="24"/>
          </w:rPr>
          <w:delText>This Document demonstrates the basic structure of the FDM system.</w:delText>
        </w:r>
      </w:del>
    </w:p>
    <w:p w:rsidR="00255080" w:rsidDel="21372FA8" w:rsidP="00255080" w:rsidRDefault="00255080" w14:paraId="76DE3B20" w14:textId="481A6140">
      <w:pPr>
        <w:rPr>
          <w:del w:author="Sandhya Rani Buggamolla" w:date="2020-01-31T10:44:44.1507806" w:id="2044445850"/>
          <w:sz w:val="24"/>
          <w:szCs w:val="24"/>
        </w:rPr>
      </w:pPr>
      <w:del w:author="Sandhya Rani Buggamolla" w:date="2020-01-31T10:44:44.1507806" w:id="1906746535">
        <w:r w:rsidDel="21372FA8">
          <w:rPr>
            <w:sz w:val="24"/>
            <w:szCs w:val="24"/>
          </w:rPr>
          <w:delText>FDM system contains multiple Modules into which end users tries to Load the data(Into FDM) and post the data (From FDM to Agresso).</w:delText>
        </w:r>
      </w:del>
    </w:p>
    <w:p w:rsidR="00255080" w:rsidDel="21372FA8" w:rsidP="00255080" w:rsidRDefault="003A714D" w14:paraId="21D60B48" w14:textId="40ADD3F5">
      <w:pPr>
        <w:rPr>
          <w:del w:author="Sandhya Rani Buggamolla" w:date="2020-01-31T10:44:44.1507806" w:id="1894657995"/>
          <w:sz w:val="24"/>
          <w:szCs w:val="24"/>
        </w:rPr>
      </w:pPr>
      <w:del w:author="Sandhya Rani Buggamolla" w:date="2020-01-31T10:44:44.1507806" w:id="345740850">
        <w:r w:rsidDel="21372FA8">
          <w:rPr>
            <w:noProof/>
            <w:sz w:val="24"/>
            <w:szCs w:val="24"/>
          </w:rPr>
          <mc:AlternateContent>
            <mc:Choice Requires="wpg">
              <w:drawing>
                <wp:inline distT="0" distB="0" distL="0" distR="0" wp14:anchorId="67A928A1" wp14:editId="3D44E92B">
                  <wp:extent cx="4676775" cy="1190625"/>
                  <wp:effectExtent l="0" t="0" r="28575" b="28575"/>
                  <wp:docPr id="5" name="Group 5"/>
                  <wp:cNvGraphicFramePr/>
                  <a:graphic xmlns:a="http://schemas.openxmlformats.org/drawingml/2006/main">
                    <a:graphicData uri="http://schemas.microsoft.com/office/word/2010/wordprocessingGroup">
                      <wpg:wgp>
                        <wpg:cNvGrpSpPr/>
                        <wpg:grpSpPr>
                          <a:xfrm>
                            <a:off x="0" y="0"/>
                            <a:ext cx="4676775" cy="1190625"/>
                            <a:chOff x="0" y="0"/>
                            <a:chExt cx="4676775" cy="1190625"/>
                          </a:xfrm>
                        </wpg:grpSpPr>
                        <wps:wsp>
                          <wps:cNvPr id="217" name="Text Box 2"/>
                          <wps:cNvSpPr txBox="1">
                            <a:spLocks noChangeArrowheads="1"/>
                          </wps:cNvSpPr>
                          <wps:spPr bwMode="auto">
                            <a:xfrm>
                              <a:off x="1714500" y="0"/>
                              <a:ext cx="1514475" cy="3619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Pr="00555674" w:rsidR="006A0BB4" w:rsidP="00555674" w:rsidRDefault="006A0BB4" w14:paraId="1249A790" w14:textId="2E34AE96">
                                <w:pPr>
                                  <w:jc w:val="center"/>
                                  <w:rPr>
                                    <w:b/>
                                    <w:bCs/>
                                  </w:rPr>
                                </w:pPr>
                                <w:r w:rsidRPr="00555674">
                                  <w:rPr>
                                    <w:b/>
                                    <w:bCs/>
                                  </w:rPr>
                                  <w:t>MODULE</w:t>
                                </w:r>
                              </w:p>
                            </w:txbxContent>
                          </wps:txbx>
                          <wps:bodyPr rot="0" vert="horz" wrap="square" lIns="91440" tIns="45720" rIns="91440" bIns="45720" anchor="t" anchorCtr="0">
                            <a:noAutofit/>
                          </wps:bodyPr>
                        </wps:wsp>
                        <wps:wsp>
                          <wps:cNvPr id="1" name="Text Box 2"/>
                          <wps:cNvSpPr txBox="1">
                            <a:spLocks noChangeArrowheads="1"/>
                          </wps:cNvSpPr>
                          <wps:spPr bwMode="auto">
                            <a:xfrm>
                              <a:off x="0" y="828675"/>
                              <a:ext cx="1562100" cy="3619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Pr="00B863F1" w:rsidR="006A0BB4" w:rsidRDefault="006A0BB4" w14:paraId="01D41A49" w14:textId="2A3F320E">
                                <w:pPr>
                                  <w:rPr>
                                    <w:b/>
                                    <w:bCs/>
                                  </w:rPr>
                                </w:pPr>
                                <w:r w:rsidRPr="00B863F1">
                                  <w:rPr>
                                    <w:b/>
                                    <w:bCs/>
                                  </w:rPr>
                                  <w:t xml:space="preserve">       Load (or) Run</w:t>
                                </w:r>
                              </w:p>
                            </w:txbxContent>
                          </wps:txbx>
                          <wps:bodyPr rot="0" vert="horz" wrap="square" lIns="91440" tIns="45720" rIns="91440" bIns="45720" anchor="t" anchorCtr="0">
                            <a:noAutofit/>
                          </wps:bodyPr>
                        </wps:wsp>
                        <wps:wsp>
                          <wps:cNvPr id="2" name="Text Box 2"/>
                          <wps:cNvSpPr txBox="1">
                            <a:spLocks noChangeArrowheads="1"/>
                          </wps:cNvSpPr>
                          <wps:spPr bwMode="auto">
                            <a:xfrm>
                              <a:off x="3114675" y="809625"/>
                              <a:ext cx="1562100" cy="3619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Pr="00555674" w:rsidR="006A0BB4" w:rsidP="00555674" w:rsidRDefault="006A0BB4" w14:paraId="2ABDFC18" w14:textId="685B101F">
                                <w:pPr>
                                  <w:jc w:val="center"/>
                                  <w:rPr>
                                    <w:b/>
                                    <w:bCs/>
                                  </w:rPr>
                                </w:pPr>
                                <w:r w:rsidRPr="00555674">
                                  <w:rPr>
                                    <w:b/>
                                    <w:bCs/>
                                  </w:rPr>
                                  <w:t>Post</w:t>
                                </w:r>
                              </w:p>
                            </w:txbxContent>
                          </wps:txbx>
                          <wps:bodyPr rot="0" vert="horz" wrap="square" lIns="91440" tIns="45720" rIns="91440" bIns="45720" anchor="t" anchorCtr="0">
                            <a:noAutofit/>
                          </wps:bodyPr>
                        </wps:wsp>
                        <wps:wsp>
                          <wps:cNvPr id="6" name="Straight Arrow Connector 6"/>
                          <wps:cNvCnPr/>
                          <wps:spPr>
                            <a:xfrm flipV="1">
                              <a:off x="590550" y="361950"/>
                              <a:ext cx="16287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2562225" y="381000"/>
                              <a:ext cx="133350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5" style="width:368.25pt;height:93.75pt;mso-position-horizontal-relative:char;mso-position-vertical-relative:line" coordsize="46767,11906" o:spid="_x0000_s1026" w14:anchorId="67A928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">
                  <v:shapetype id="_x0000_t202" coordsize="21600,21600" o:spt="202" path="m,l,21600r21600,l21600,xe">
                    <v:stroke joinstyle="miter"/>
                    <v:path gradientshapeok="t" o:connecttype="rect"/>
                  </v:shapetype>
                  <v:shape id="_x0000_s1027" style="position:absolute;left:17145;width:15144;height:3619;visibility:visible;mso-wrap-style:square;v-text-anchor:top" fillcolor="#c3c3c3 [2166]" strokecolor="#a5a5a5 [3206]"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">
                    <v:fill type="gradient" color2="#b6b6b6 [2614]" colors="0 #d2d2d2;.5 #c8c8c8;1 silver" focus="100%" rotate="t">
                      <o:fill v:ext="view" type="gradientUnscaled"/>
                    </v:fill>
                    <v:textbox>
                      <w:txbxContent>
                        <w:p w:rsidRPr="00555674" w:rsidR="006A0BB4" w:rsidP="00555674" w:rsidRDefault="006A0BB4" w14:paraId="1249A790" w14:textId="2E34AE96">
                          <w:pPr>
                            <w:jc w:val="center"/>
                            <w:rPr>
                              <w:b/>
                              <w:bCs/>
                            </w:rPr>
                          </w:pPr>
                          <w:r w:rsidRPr="00555674">
                            <w:rPr>
                              <w:b/>
                              <w:bCs/>
                            </w:rPr>
                            <w:t>MODULE</w:t>
                          </w:r>
                        </w:p>
                      </w:txbxContent>
                    </v:textbox>
                  </v:shape>
                  <v:shape id="_x0000_s1028" style="position:absolute;top:8286;width:15621;height:3620;visibility:visible;mso-wrap-style:square;v-text-anchor:top" fillcolor="#c3c3c3 [2166]" strokecolor="#a5a5a5 [3206]"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">
                    <v:fill type="gradient" color2="#b6b6b6 [2614]" colors="0 #d2d2d2;.5 #c8c8c8;1 silver" focus="100%" rotate="t">
                      <o:fill v:ext="view" type="gradientUnscaled"/>
                    </v:fill>
                    <v:textbox>
                      <w:txbxContent>
                        <w:p w:rsidRPr="00B863F1" w:rsidR="006A0BB4" w:rsidRDefault="006A0BB4" w14:paraId="01D41A49" w14:textId="2A3F320E">
                          <w:pPr>
                            <w:rPr>
                              <w:b/>
                              <w:bCs/>
                            </w:rPr>
                          </w:pPr>
                          <w:r w:rsidRPr="00B863F1">
                            <w:rPr>
                              <w:b/>
                              <w:bCs/>
                            </w:rPr>
                            <w:t xml:space="preserve">       Load (or) Run</w:t>
                          </w:r>
                        </w:p>
                      </w:txbxContent>
                    </v:textbox>
                  </v:shape>
                  <v:shape id="_x0000_s1029" style="position:absolute;left:31146;top:8096;width:15621;height:3619;visibility:visible;mso-wrap-style:square;v-text-anchor:top" fillcolor="#c3c3c3 [2166]" strokecolor="#a5a5a5 [3206]"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">
                    <v:fill type="gradient" color2="#b6b6b6 [2614]" colors="0 #d2d2d2;.5 #c8c8c8;1 silver" focus="100%" rotate="t">
                      <o:fill v:ext="view" type="gradientUnscaled"/>
                    </v:fill>
                    <v:textbox>
                      <w:txbxContent>
                        <w:p w:rsidRPr="00555674" w:rsidR="006A0BB4" w:rsidP="00555674" w:rsidRDefault="006A0BB4" w14:paraId="2ABDFC18" w14:textId="685B101F">
                          <w:pPr>
                            <w:jc w:val="center"/>
                            <w:rPr>
                              <w:b/>
                              <w:bCs/>
                            </w:rPr>
                          </w:pPr>
                          <w:r w:rsidRPr="00555674">
                            <w:rPr>
                              <w:b/>
                              <w:bCs/>
                            </w:rPr>
                            <w:t>Post</w:t>
                          </w:r>
                        </w:p>
                      </w:txbxContent>
                    </v:textbox>
                  </v:shape>
                  <v:shapetype id="_x0000_t32" coordsize="21600,21600" o:oned="t" filled="f" o:spt="32" path="m,l21600,21600e">
                    <v:path fillok="f" arrowok="t" o:connecttype="none"/>
                    <o:lock v:ext="edit" shapetype="t"/>
                  </v:shapetype>
                  <v:shape id="Straight Arrow Connector 6" style="position:absolute;left:5905;top:3619;width:16288;height:4572;flip:y;visibility:visible;mso-wrap-style:square" o:spid="_x0000_s1030"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">
                    <v:stroke joinstyle="miter" endarrow="block"/>
                  </v:shape>
                  <v:shape id="Straight Arrow Connector 20" style="position:absolute;left:25622;top:3810;width:13335;height:4476;visibility:visible;mso-wrap-style:square" o:spid="_x0000_s1031"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">
                    <v:stroke joinstyle="miter" endarrow="block"/>
                  </v:shape>
                  <w10:anchorlock/>
                </v:group>
              </w:pict>
            </mc:Fallback>
          </mc:AlternateContent>
        </w:r>
      </w:del>
    </w:p>
    <w:p w:rsidR="00555674" w:rsidDel="21372FA8" w:rsidP="00255080" w:rsidRDefault="00555674" w14:paraId="1EAF7627" w14:textId="6015FA3E">
      <w:pPr>
        <w:rPr>
          <w:del w:author="Sandhya Rani Buggamolla" w:date="2020-01-31T10:44:44.1507806" w:id="439465112"/>
          <w:sz w:val="24"/>
          <w:szCs w:val="24"/>
        </w:rPr>
      </w:pPr>
    </w:p>
    <w:p w:rsidRPr="00555674" w:rsidR="00555674" w:rsidDel="21372FA8" w:rsidP="00555674" w:rsidRDefault="003A714D" w14:paraId="5821E83B" w14:textId="7161789A">
      <w:pPr>
        <w:rPr>
          <w:del w:author="Sandhya Rani Buggamolla" w:date="2020-01-31T10:44:44.1507806" w:id="361885015"/>
          <w:sz w:val="24"/>
          <w:szCs w:val="24"/>
        </w:rPr>
      </w:pPr>
    </w:p>
    <w:p w:rsidRPr="00555674" w:rsidR="00555674" w:rsidDel="001278F8" w:rsidP="00555674" w:rsidRDefault="00555674" w14:paraId="15ED4D07" w14:textId="2E2FB7BD">
      <w:pPr>
        <w:rPr>
          <w:del w:author="Richard Diamond" w:date="2019-11-28T11:17:00Z" w:id="14"/>
          <w:sz w:val="24"/>
          <w:szCs w:val="24"/>
        </w:rPr>
      </w:pPr>
    </w:p>
    <w:p w:rsidRPr="00555674" w:rsidR="00555674" w:rsidDel="001278F8" w:rsidP="00555674" w:rsidRDefault="00682463" w14:paraId="57A2505F" w14:textId="2EA6FCB4">
      <w:pPr>
        <w:rPr>
          <w:del w:author="Richard Diamond" w:date="2019-11-28T11:17:00Z" w:id="15"/>
          <w:sz w:val="24"/>
          <w:szCs w:val="24"/>
        </w:rPr>
      </w:pPr>
      <w:ins w:author="Richard Diamond" w:date="2019-11-28T11:31:00Z" w:id="16">
        <w:del w:author="Sandhya Rani Buggamolla" w:date="2020-01-31T10:44:44.1507806" w:id="580510483">
          <w:r w:rsidDel="21372FA8">
            <w:rPr>
              <w:sz w:val="24"/>
              <w:szCs w:val="24"/>
            </w:rPr>
            <w:delText>Is a module</w:delText>
          </w:r>
        </w:del>
      </w:ins>
      <w:ins w:author="Richard Diamond" w:date="2019-11-28T11:32:00Z" w:id="17">
        <w:del w:author="Sandhya Rani Buggamolla" w:date="2020-01-31T10:44:44.1507806" w:id="737265148">
          <w:r w:rsidDel="21372FA8" w:rsidR="00336AF8">
            <w:rPr>
              <w:sz w:val="24"/>
              <w:szCs w:val="24"/>
            </w:rPr>
            <w:delText xml:space="preserve"> a package of code </w:delText>
          </w:r>
          <w:r w:rsidDel="21372FA8" w:rsidR="005019B5">
            <w:rPr>
              <w:sz w:val="24"/>
              <w:szCs w:val="24"/>
            </w:rPr>
            <w:delText>/ routine ?</w:delText>
          </w:r>
        </w:del>
      </w:ins>
      <w:ins w:author="Richard Diamond" w:date="2019-11-28T11:19:00Z" w:id="18">
        <w:del w:author="Sandhya Rani Buggamolla" w:date="2020-01-31T10:44:44.1507806" w:id="177919890">
          <w:r w:rsidDel="21372FA8" w:rsidR="00264CF3">
            <w:rPr>
              <w:sz w:val="24"/>
              <w:szCs w:val="24"/>
            </w:rPr>
            <w:delText xml:space="preserve">  Is this a data flow</w:delText>
          </w:r>
          <w:r w:rsidDel="21372FA8" w:rsidR="00154CD1">
            <w:rPr>
              <w:sz w:val="24"/>
              <w:szCs w:val="24"/>
            </w:rPr>
            <w:delText xml:space="preserve"> document</w:delText>
          </w:r>
        </w:del>
      </w:ins>
      <w:ins w:author="Richard Diamond" w:date="2019-11-28T11:30:00Z" w:id="19">
        <w:del w:author="Sandhya Rani Buggamolla" w:date="2020-01-31T10:44:44.1507806" w:id="1595448943">
          <w:r w:rsidDel="21372FA8" w:rsidR="00CB61F6">
            <w:rPr>
              <w:sz w:val="24"/>
              <w:szCs w:val="24"/>
            </w:rPr>
            <w:delText xml:space="preserve">?  </w:delText>
          </w:r>
        </w:del>
      </w:ins>
    </w:p>
    <w:p w:rsidRPr="00C465B0" w:rsidR="00555674" w:rsidDel="21372FA8" w:rsidP="00555674" w:rsidRDefault="00555674" w14:paraId="7ACF5667" w14:textId="66FC4F13">
      <w:pPr>
        <w:tabs>
          <w:tab w:val="left" w:pos="3795"/>
        </w:tabs>
        <w:rPr>
          <w:del w:author="Sandhya Rani Buggamolla" w:date="2020-01-31T10:44:44.1507806" w:id="354948778"/>
          <w:b/>
          <w:bCs/>
          <w:sz w:val="24"/>
          <w:szCs w:val="24"/>
        </w:rPr>
      </w:pPr>
      <w:del w:author="Sandhya Rani Buggamolla" w:date="2020-01-31T10:44:44.1507806" w:id="701756367">
        <w:r w:rsidRPr="00C465B0" w:rsidDel="21372FA8">
          <w:rPr>
            <w:b/>
            <w:bCs/>
            <w:sz w:val="24"/>
            <w:szCs w:val="24"/>
          </w:rPr>
          <w:delText xml:space="preserve">LOAD </w:delText>
        </w:r>
        <w:r w:rsidRPr="0051721A" w:rsidDel="21372FA8">
          <w:rPr>
            <w:b/>
            <w:bCs/>
            <w:sz w:val="24"/>
            <w:szCs w:val="24"/>
            <w:highlight w:val="yellow"/>
          </w:rPr>
          <w:delText>(or) RUN:</w:delText>
        </w:r>
      </w:del>
    </w:p>
    <w:p w:rsidR="00555674" w:rsidDel="21372FA8" w:rsidP="00555674" w:rsidRDefault="00555674" w14:paraId="787283A2" w14:textId="42B9EAF4">
      <w:pPr>
        <w:tabs>
          <w:tab w:val="left" w:pos="3795"/>
        </w:tabs>
        <w:rPr>
          <w:del w:author="Sandhya Rani Buggamolla" w:date="2020-01-31T10:44:44.1507806" w:id="708043071"/>
          <w:sz w:val="24"/>
          <w:szCs w:val="24"/>
        </w:rPr>
      </w:pPr>
      <w:del w:author="Sandhya Rani Buggamolla" w:date="2020-01-31T10:44:44.1507806" w:id="725850893">
        <w:r w:rsidDel="21372FA8">
          <w:rPr>
            <w:sz w:val="24"/>
            <w:szCs w:val="24"/>
          </w:rPr>
          <w:delText>When User tries to put some data into the FDM, such process is called as a “Load” as the data here is being loaded</w:delText>
        </w:r>
        <w:r w:rsidDel="21372FA8" w:rsidR="00265907">
          <w:rPr>
            <w:sz w:val="24"/>
            <w:szCs w:val="24"/>
          </w:rPr>
          <w:delText xml:space="preserve"> and processed</w:delText>
        </w:r>
        <w:r w:rsidDel="21372FA8">
          <w:rPr>
            <w:sz w:val="24"/>
            <w:szCs w:val="24"/>
          </w:rPr>
          <w:delText xml:space="preserve"> into the</w:delText>
        </w:r>
        <w:r w:rsidDel="21372FA8" w:rsidR="00265907">
          <w:rPr>
            <w:sz w:val="24"/>
            <w:szCs w:val="24"/>
          </w:rPr>
          <w:delText xml:space="preserve"> FDM</w:delText>
        </w:r>
        <w:r w:rsidDel="21372FA8">
          <w:rPr>
            <w:sz w:val="24"/>
            <w:szCs w:val="24"/>
          </w:rPr>
          <w:delText xml:space="preserve"> database.</w:delText>
        </w:r>
      </w:del>
    </w:p>
    <w:p w:rsidRPr="00C465B0" w:rsidR="00555674" w:rsidDel="21372FA8" w:rsidP="00555674" w:rsidRDefault="00555674" w14:paraId="2CECB595" w14:textId="5E430F71">
      <w:pPr>
        <w:tabs>
          <w:tab w:val="left" w:pos="3795"/>
        </w:tabs>
        <w:rPr>
          <w:del w:author="Sandhya Rani Buggamolla" w:date="2020-01-31T10:44:44.1507806" w:id="975670023"/>
          <w:b/>
          <w:bCs/>
          <w:sz w:val="24"/>
          <w:szCs w:val="24"/>
        </w:rPr>
      </w:pPr>
      <w:del w:author="Sandhya Rani Buggamolla" w:date="2020-01-31T10:44:44.1507806" w:id="947321541">
        <w:r w:rsidRPr="00C465B0" w:rsidDel="21372FA8">
          <w:rPr>
            <w:b/>
            <w:bCs/>
            <w:sz w:val="24"/>
            <w:szCs w:val="24"/>
          </w:rPr>
          <w:delText>POST:</w:delText>
        </w:r>
      </w:del>
    </w:p>
    <w:p w:rsidR="00555674" w:rsidDel="21372FA8" w:rsidP="00555674" w:rsidRDefault="00265907" w14:paraId="4DB43CA4" w14:textId="1E2F5070">
      <w:pPr>
        <w:tabs>
          <w:tab w:val="left" w:pos="3795"/>
        </w:tabs>
        <w:rPr>
          <w:del w:author="Sandhya Rani Buggamolla" w:date="2020-01-31T10:44:44.1507806" w:id="1063335440"/>
          <w:sz w:val="24"/>
          <w:szCs w:val="24"/>
        </w:rPr>
      </w:pPr>
      <w:del w:author="Sandhya Rani Buggamolla" w:date="2020-01-31T10:44:44.1507806" w:id="278704020">
        <w:r w:rsidDel="21372FA8">
          <w:rPr>
            <w:sz w:val="24"/>
            <w:szCs w:val="24"/>
          </w:rPr>
          <w:delText xml:space="preserve">Once the data has been processed in the FDM, it needs to be pushed into Agresso </w:delText>
        </w:r>
        <w:r w:rsidDel="21372FA8" w:rsidR="00C465B0">
          <w:rPr>
            <w:sz w:val="24"/>
            <w:szCs w:val="24"/>
          </w:rPr>
          <w:delText>so the end users can access the data from Agresso. Process of pushing the data from FDM to Agresso is called “Posting”.</w:delText>
        </w:r>
      </w:del>
    </w:p>
    <w:p w:rsidR="00C465B0" w:rsidDel="21372FA8" w:rsidP="00555674" w:rsidRDefault="00C465B0" w14:paraId="182DAC89" w14:textId="4FF266D2">
      <w:pPr>
        <w:tabs>
          <w:tab w:val="left" w:pos="3795"/>
        </w:tabs>
        <w:rPr>
          <w:del w:author="Sandhya Rani Buggamolla" w:date="2020-01-31T10:44:44.1507806" w:id="245777101"/>
          <w:sz w:val="24"/>
          <w:szCs w:val="24"/>
        </w:rPr>
      </w:pPr>
      <w:del w:author="Sandhya Rani Buggamolla" w:date="2020-01-31T10:44:44.1507806" w:id="2008493178">
        <w:r w:rsidDel="21372FA8">
          <w:rPr>
            <w:sz w:val="24"/>
            <w:szCs w:val="24"/>
          </w:rPr>
          <w:delText>Possible Scenarios where the issue can arise during the Post or Load:</w:delText>
        </w:r>
      </w:del>
    </w:p>
    <w:p w:rsidR="00C465B0" w:rsidDel="21372FA8" w:rsidP="00C465B0" w:rsidRDefault="00C465B0" w14:paraId="215F71AA" w14:textId="46E58334">
      <w:pPr>
        <w:pStyle w:val="ListParagraph"/>
        <w:numPr>
          <w:ilvl w:val="0"/>
          <w:numId w:val="1"/>
        </w:numPr>
        <w:tabs>
          <w:tab w:val="left" w:pos="3795"/>
        </w:tabs>
        <w:rPr>
          <w:del w:author="Sandhya Rani Buggamolla" w:date="2020-01-31T10:44:44.1507806" w:id="165198109"/>
          <w:sz w:val="24"/>
          <w:szCs w:val="24"/>
        </w:rPr>
      </w:pPr>
      <w:del w:author="Sandhya Rani Buggamolla" w:date="2020-01-31T10:44:44.1507806" w:id="821505957">
        <w:r w:rsidDel="21372FA8">
          <w:rPr>
            <w:sz w:val="24"/>
            <w:szCs w:val="24"/>
          </w:rPr>
          <w:delText>Technical failure: There could be multiple reasons for a technical failure when user tries to Post or Load likely:</w:delText>
        </w:r>
      </w:del>
    </w:p>
    <w:p w:rsidRPr="0002381A" w:rsidR="0002381A" w:rsidDel="21372FA8" w:rsidP="0002381A" w:rsidRDefault="00C465B0" w14:paraId="7BF11E7C" w14:textId="3E5A5FD7">
      <w:pPr>
        <w:pStyle w:val="ListParagraph"/>
        <w:numPr>
          <w:ilvl w:val="0"/>
          <w:numId w:val="2"/>
        </w:numPr>
        <w:tabs>
          <w:tab w:val="left" w:pos="3795"/>
        </w:tabs>
        <w:rPr>
          <w:del w:author="Sandhya Rani Buggamolla" w:date="2020-01-31T10:44:44.1507806" w:id="606891253"/>
          <w:sz w:val="24"/>
          <w:szCs w:val="24"/>
        </w:rPr>
      </w:pPr>
      <w:del w:author="Sandhya Rani Buggamolla" w:date="2020-01-31T10:44:44.1507806" w:id="1121508168">
        <w:r w:rsidDel="21372FA8">
          <w:rPr>
            <w:sz w:val="24"/>
            <w:szCs w:val="24"/>
          </w:rPr>
          <w:delText>Disk Space</w:delText>
        </w:r>
        <w:r w:rsidDel="21372FA8" w:rsidR="0002381A">
          <w:rPr>
            <w:sz w:val="24"/>
            <w:szCs w:val="24"/>
          </w:rPr>
          <w:delText>/Memory</w:delText>
        </w:r>
        <w:r w:rsidDel="21372FA8">
          <w:rPr>
            <w:sz w:val="24"/>
            <w:szCs w:val="24"/>
          </w:rPr>
          <w:delText xml:space="preserve"> issue.</w:delText>
        </w:r>
      </w:del>
    </w:p>
    <w:p w:rsidR="00C465B0" w:rsidDel="21372FA8" w:rsidP="00C465B0" w:rsidRDefault="00D4261D" w14:paraId="7BE82E10" w14:textId="2C1BA116">
      <w:pPr>
        <w:pStyle w:val="ListParagraph"/>
        <w:numPr>
          <w:ilvl w:val="0"/>
          <w:numId w:val="2"/>
        </w:numPr>
        <w:tabs>
          <w:tab w:val="left" w:pos="3795"/>
        </w:tabs>
        <w:rPr>
          <w:del w:author="Sandhya Rani Buggamolla" w:date="2020-01-31T10:44:44.1507806" w:id="353219953"/>
          <w:sz w:val="24"/>
          <w:szCs w:val="24"/>
        </w:rPr>
      </w:pPr>
      <w:del w:author="Sandhya Rani Buggamolla" w:date="2020-01-31T10:44:44.1507806" w:id="1710014544">
        <w:r w:rsidDel="21372FA8">
          <w:rPr>
            <w:sz w:val="24"/>
            <w:szCs w:val="24"/>
          </w:rPr>
          <w:delText>An error in the System or Package.</w:delText>
        </w:r>
      </w:del>
    </w:p>
    <w:p w:rsidR="0002381A" w:rsidDel="21372FA8" w:rsidP="00C465B0" w:rsidRDefault="0002381A" w14:paraId="3AFF84A3" w14:textId="33B64B5C">
      <w:pPr>
        <w:pStyle w:val="ListParagraph"/>
        <w:numPr>
          <w:ilvl w:val="0"/>
          <w:numId w:val="2"/>
        </w:numPr>
        <w:tabs>
          <w:tab w:val="left" w:pos="3795"/>
        </w:tabs>
        <w:rPr>
          <w:del w:author="Sandhya Rani Buggamolla" w:date="2020-01-31T10:44:44.1507806" w:id="771707519"/>
          <w:sz w:val="24"/>
          <w:szCs w:val="24"/>
        </w:rPr>
      </w:pPr>
      <w:del w:author="Sandhya Rani Buggamolla" w:date="2020-01-31T10:44:44.1507806" w:id="2052678102">
        <w:r w:rsidDel="21372FA8">
          <w:rPr>
            <w:sz w:val="24"/>
            <w:szCs w:val="24"/>
          </w:rPr>
          <w:lastRenderedPageBreak/>
          <w:delText>Server crash.</w:delText>
        </w:r>
      </w:del>
    </w:p>
    <w:p w:rsidR="00D4261D" w:rsidDel="21372FA8" w:rsidP="00D4261D" w:rsidRDefault="00D4261D" w14:paraId="23CFFA7C" w14:textId="724A5702">
      <w:pPr>
        <w:pStyle w:val="ListParagraph"/>
        <w:numPr>
          <w:ilvl w:val="0"/>
          <w:numId w:val="1"/>
        </w:numPr>
        <w:tabs>
          <w:tab w:val="left" w:pos="3795"/>
        </w:tabs>
        <w:rPr>
          <w:del w:author="Sandhya Rani Buggamolla" w:date="2020-01-31T10:44:44.1507806" w:id="1240097823"/>
          <w:sz w:val="24"/>
          <w:szCs w:val="24"/>
        </w:rPr>
      </w:pPr>
      <w:del w:author="Sandhya Rani Buggamolla" w:date="2020-01-31T10:44:44.1507806" w:id="951500567">
        <w:r w:rsidDel="21372FA8">
          <w:rPr>
            <w:sz w:val="24"/>
            <w:szCs w:val="24"/>
          </w:rPr>
          <w:delText xml:space="preserve">Load or Post did not </w:delText>
        </w:r>
        <w:r w:rsidDel="21372FA8" w:rsidR="0002381A">
          <w:rPr>
            <w:sz w:val="24"/>
            <w:szCs w:val="24"/>
          </w:rPr>
          <w:delText>work</w:delText>
        </w:r>
        <w:r w:rsidDel="21372FA8">
          <w:rPr>
            <w:sz w:val="24"/>
            <w:szCs w:val="24"/>
          </w:rPr>
          <w:delText xml:space="preserve"> as expected: Here the load or post will be processed without any issues </w:delText>
        </w:r>
        <w:r w:rsidDel="21372FA8" w:rsidR="0002381A">
          <w:rPr>
            <w:sz w:val="24"/>
            <w:szCs w:val="24"/>
          </w:rPr>
          <w:delText xml:space="preserve">in the system </w:delText>
        </w:r>
        <w:r w:rsidDel="21372FA8">
          <w:rPr>
            <w:sz w:val="24"/>
            <w:szCs w:val="24"/>
          </w:rPr>
          <w:delText>but the data will be a mismatch between the FDM and Agresso.</w:delText>
        </w:r>
      </w:del>
    </w:p>
    <w:p w:rsidR="0002381A" w:rsidDel="21372FA8" w:rsidP="0002381A" w:rsidRDefault="0002381A" w14:paraId="28F8D174" w14:textId="74983644">
      <w:pPr>
        <w:tabs>
          <w:tab w:val="left" w:pos="3795"/>
        </w:tabs>
        <w:rPr>
          <w:del w:author="Sandhya Rani Buggamolla" w:date="2020-01-31T10:44:44.1507806" w:id="1888881842"/>
          <w:sz w:val="24"/>
          <w:szCs w:val="24"/>
        </w:rPr>
      </w:pPr>
      <w:del w:author="Sandhya Rani Buggamolla" w:date="2020-01-31T10:44:44.1507806" w:id="475198998">
        <w:r w:rsidDel="21372FA8">
          <w:rPr>
            <w:sz w:val="24"/>
            <w:szCs w:val="24"/>
          </w:rPr>
          <w:delText>As Load and Post is a process</w:delText>
        </w:r>
        <w:r w:rsidDel="21372FA8" w:rsidR="00B863F1">
          <w:rPr>
            <w:sz w:val="24"/>
            <w:szCs w:val="24"/>
          </w:rPr>
          <w:delText>, these will be part of RUN PROCESS, which can be termed as “Run Load” and “Run Post”.</w:delText>
        </w:r>
      </w:del>
    </w:p>
    <w:p w:rsidR="00B863F1" w:rsidDel="21372FA8" w:rsidP="0002381A" w:rsidRDefault="00B863F1" w14:paraId="0E66D14E" w14:textId="2DA42945">
      <w:pPr>
        <w:tabs>
          <w:tab w:val="left" w:pos="3795"/>
        </w:tabs>
        <w:rPr>
          <w:del w:author="Sandhya Rani Buggamolla" w:date="2020-01-31T10:44:44.1507806" w:id="9501278"/>
          <w:sz w:val="24"/>
          <w:szCs w:val="24"/>
        </w:rPr>
      </w:pPr>
      <w:del w:author="Sandhya Rani Buggamolla" w:date="2020-01-31T10:44:44.1507806" w:id="1215655592">
        <w:r w:rsidRPr="00B863F1" w:rsidDel="21372FA8">
          <w:rPr>
            <w:noProof/>
            <w:sz w:val="24"/>
            <w:szCs w:val="24"/>
          </w:rPr>
          <mc:AlternateContent>
            <mc:Choice Requires="wps">
              <w:drawing>
                <wp:anchor distT="45720" distB="45720" distL="114300" distR="114300" simplePos="0" relativeHeight="251667456" behindDoc="0" locked="0" layoutInCell="1" allowOverlap="1" wp14:anchorId="23B16600" wp14:editId="129501BE">
                  <wp:simplePos x="0" y="0"/>
                  <wp:positionH relativeFrom="column">
                    <wp:posOffset>2152650</wp:posOffset>
                  </wp:positionH>
                  <wp:positionV relativeFrom="paragraph">
                    <wp:posOffset>303530</wp:posOffset>
                  </wp:positionV>
                  <wp:extent cx="3952875" cy="81915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819150"/>
                          </a:xfrm>
                          <a:prstGeom prst="rect">
                            <a:avLst/>
                          </a:prstGeom>
                          <a:solidFill>
                            <a:srgbClr val="FFFFFF"/>
                          </a:solidFill>
                          <a:ln w="9525">
                            <a:solidFill>
                              <a:srgbClr val="000000"/>
                            </a:solidFill>
                            <a:miter lim="800000"/>
                            <a:headEnd/>
                            <a:tailEnd/>
                          </a:ln>
                        </wps:spPr>
                        <wps:txbx>
                          <w:txbxContent>
                            <w:p w:rsidR="006A0BB4" w:rsidRDefault="006A0BB4" w14:paraId="23C2EC7E" w14:textId="32364D49">
                              <w:r>
                                <w:t>During Run Load, each module will have its own individual package. Whenever User raises an issue while loading, Team must check which particular package the module is associated with.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style="position:absolute;margin-left:169.5pt;margin-top:23.9pt;width:311.25pt;height:6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3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" w14:anchorId="23B16600">
                  <v:textbox>
                    <w:txbxContent>
                      <w:p w:rsidR="006A0BB4" w:rsidRDefault="006A0BB4" w14:paraId="23C2EC7E" w14:textId="32364D49">
                        <w:r>
                          <w:t>During Run Load, each module will have its own individual package. Whenever User raises an issue while loading, Team must check which particular package the module is associated with.</w:t>
                        </w:r>
                      </w:p>
                    </w:txbxContent>
                  </v:textbox>
                  <w10:wrap type="square"/>
                </v:shape>
              </w:pict>
            </mc:Fallback>
          </mc:AlternateContent>
        </w:r>
        <w:r w:rsidDel="21372FA8">
          <w:rPr>
            <w:sz w:val="24"/>
            <w:szCs w:val="24"/>
          </w:rPr>
          <w:delText xml:space="preserve">RUN PROCESS consists of many modules </w:delText>
        </w:r>
      </w:del>
    </w:p>
    <w:p w:rsidR="00B863F1" w:rsidDel="21372FA8" w:rsidP="00B863F1" w:rsidRDefault="00B863F1" w14:paraId="7C3AE83B" w14:textId="0D19B0E6">
      <w:pPr>
        <w:pStyle w:val="ListParagraph"/>
        <w:numPr>
          <w:ilvl w:val="0"/>
          <w:numId w:val="3"/>
        </w:numPr>
        <w:tabs>
          <w:tab w:val="left" w:pos="3795"/>
        </w:tabs>
        <w:rPr>
          <w:del w:author="Sandhya Rani Buggamolla" w:date="2020-01-31T10:44:44.1507806" w:id="1742165173"/>
          <w:sz w:val="24"/>
          <w:szCs w:val="24"/>
        </w:rPr>
      </w:pPr>
      <w:del w:author="Sandhya Rani Buggamolla" w:date="2020-01-31T10:44:44.1507806" w:id="1105545280">
        <w:r w:rsidDel="21372FA8">
          <w:rPr>
            <w:noProof/>
            <w:sz w:val="24"/>
            <w:szCs w:val="24"/>
          </w:rPr>
          <mc:AlternateContent>
            <mc:Choice Requires="wps">
              <w:drawing>
                <wp:anchor distT="0" distB="0" distL="114300" distR="114300" simplePos="0" relativeHeight="251665408" behindDoc="0" locked="0" layoutInCell="1" allowOverlap="1" wp14:anchorId="57EC91FC" wp14:editId="79707E7B">
                  <wp:simplePos x="0" y="0"/>
                  <wp:positionH relativeFrom="column">
                    <wp:posOffset>1628775</wp:posOffset>
                  </wp:positionH>
                  <wp:positionV relativeFrom="paragraph">
                    <wp:posOffset>67310</wp:posOffset>
                  </wp:positionV>
                  <wp:extent cx="314325" cy="533400"/>
                  <wp:effectExtent l="0" t="0" r="47625" b="19050"/>
                  <wp:wrapNone/>
                  <wp:docPr id="8" name="Right Brace 8"/>
                  <wp:cNvGraphicFramePr/>
                  <a:graphic xmlns:a="http://schemas.openxmlformats.org/drawingml/2006/main">
                    <a:graphicData uri="http://schemas.microsoft.com/office/word/2010/wordprocessingShape">
                      <wps:wsp>
                        <wps:cNvSpPr/>
                        <wps:spPr>
                          <a:xfrm>
                            <a:off x="0" y="0"/>
                            <a:ext cx="314325" cy="533400"/>
                          </a:xfrm>
                          <a:prstGeom prst="rightBrace">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filled="f" o:spt="88" adj="1800,10800" path="m,qx10800@0l10800@2qy21600@11,10800@3l10800@1qy,21600e" w14:anchorId="409EF21A">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8" style="position:absolute;margin-left:128.25pt;margin-top:5.3pt;width:24.75pt;height:42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color="black [3213]" strokeweight=".5pt" type="#_x0000_t88" adj="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">
                  <v:stroke joinstyle="miter"/>
                </v:shape>
              </w:pict>
            </mc:Fallback>
          </mc:AlternateContent>
        </w:r>
        <w:r w:rsidDel="21372FA8">
          <w:rPr>
            <w:sz w:val="24"/>
            <w:szCs w:val="24"/>
          </w:rPr>
          <w:delText>Module 1</w:delText>
        </w:r>
      </w:del>
    </w:p>
    <w:p w:rsidR="00B863F1" w:rsidDel="21372FA8" w:rsidP="00B863F1" w:rsidRDefault="00B863F1" w14:paraId="48F0894B" w14:textId="092DCD12">
      <w:pPr>
        <w:pStyle w:val="ListParagraph"/>
        <w:numPr>
          <w:ilvl w:val="0"/>
          <w:numId w:val="3"/>
        </w:numPr>
        <w:tabs>
          <w:tab w:val="left" w:pos="3795"/>
        </w:tabs>
        <w:rPr>
          <w:del w:author="Sandhya Rani Buggamolla" w:date="2020-01-31T10:44:44.1507806" w:id="1539661959"/>
          <w:sz w:val="24"/>
          <w:szCs w:val="24"/>
        </w:rPr>
      </w:pPr>
      <w:del w:author="Sandhya Rani Buggamolla" w:date="2020-01-31T10:44:44.1507806" w:id="562895849">
        <w:r w:rsidDel="21372FA8">
          <w:rPr>
            <w:sz w:val="24"/>
            <w:szCs w:val="24"/>
          </w:rPr>
          <w:delText>Module 2</w:delText>
        </w:r>
      </w:del>
    </w:p>
    <w:p w:rsidRPr="00B863F1" w:rsidR="00B863F1" w:rsidDel="21372FA8" w:rsidP="00B863F1" w:rsidRDefault="00B863F1" w14:paraId="7F9E3D07" w14:textId="0D2BE014">
      <w:pPr>
        <w:pStyle w:val="ListParagraph"/>
        <w:numPr>
          <w:ilvl w:val="0"/>
          <w:numId w:val="3"/>
        </w:numPr>
        <w:tabs>
          <w:tab w:val="left" w:pos="3795"/>
        </w:tabs>
        <w:rPr>
          <w:del w:author="Sandhya Rani Buggamolla" w:date="2020-01-31T10:44:44.1507806" w:id="918497900"/>
          <w:sz w:val="24"/>
          <w:szCs w:val="24"/>
        </w:rPr>
      </w:pPr>
      <w:del w:author="Sandhya Rani Buggamolla" w:date="2020-01-31T10:44:44.1507806" w:id="574225212">
        <w:r w:rsidDel="21372FA8">
          <w:rPr>
            <w:sz w:val="24"/>
            <w:szCs w:val="24"/>
          </w:rPr>
          <w:delText xml:space="preserve">Module 3 etc., </w:delText>
        </w:r>
        <w:r w:rsidRPr="00B863F1" w:rsidDel="21372FA8">
          <w:rPr>
            <w:sz w:val="24"/>
            <w:szCs w:val="24"/>
          </w:rPr>
          <w:delText xml:space="preserve">     </w:delText>
        </w:r>
      </w:del>
    </w:p>
    <w:p w:rsidRPr="0002381A" w:rsidR="0002381A" w:rsidDel="21372FA8" w:rsidP="0002381A" w:rsidRDefault="0002381A" w14:paraId="69E5D8F6" w14:textId="77777777">
      <w:pPr>
        <w:tabs>
          <w:tab w:val="left" w:pos="3795"/>
        </w:tabs>
        <w:rPr>
          <w:del w:author="Sandhya Rani Buggamolla" w:date="2020-01-31T10:44:44.1507806" w:id="1450715043"/>
          <w:sz w:val="24"/>
          <w:szCs w:val="24"/>
        </w:rPr>
      </w:pPr>
    </w:p>
    <w:p w:rsidR="00D4261D" w:rsidDel="21372FA8" w:rsidP="00686113" w:rsidRDefault="00686113" w14:paraId="35F9F08E" w14:textId="158D7F71">
      <w:pPr>
        <w:pStyle w:val="ListParagraph"/>
        <w:numPr>
          <w:ilvl w:val="0"/>
          <w:numId w:val="3"/>
        </w:numPr>
        <w:tabs>
          <w:tab w:val="left" w:pos="3795"/>
        </w:tabs>
        <w:rPr>
          <w:del w:author="Sandhya Rani Buggamolla" w:date="2020-01-31T10:44:44.1507806" w:id="1110388375"/>
          <w:sz w:val="24"/>
          <w:szCs w:val="24"/>
        </w:rPr>
      </w:pPr>
      <w:del w:author="Sandhya Rani Buggamolla" w:date="2020-01-31T10:44:44.1507806" w:id="276388333">
        <w:r w:rsidDel="21372FA8">
          <w:rPr>
            <w:sz w:val="24"/>
            <w:szCs w:val="24"/>
          </w:rPr>
          <w:delText xml:space="preserve">Allocation Engine : </w:delText>
        </w:r>
        <w:r w:rsidDel="21372FA8" w:rsidR="0014420E">
          <w:rPr>
            <w:sz w:val="24"/>
            <w:szCs w:val="24"/>
          </w:rPr>
          <w:delText xml:space="preserve">This Module has approx. 20 Processes. </w:delText>
        </w:r>
        <w:r w:rsidDel="21372FA8" w:rsidR="00BC2B00">
          <w:rPr>
            <w:sz w:val="24"/>
            <w:szCs w:val="24"/>
          </w:rPr>
          <w:delText>During a Load or Post, if we are unable to find a particular module in the first set of generic modules, then that can be found in Allocation Engine(Load) or Posting Engine (Post).</w:delText>
        </w:r>
      </w:del>
    </w:p>
    <w:p w:rsidRPr="00BC2B00" w:rsidR="00BC2B00" w:rsidDel="21372FA8" w:rsidP="00BC2B00" w:rsidRDefault="00BC2B00" w14:paraId="7E510346" w14:textId="77777777">
      <w:pPr>
        <w:pStyle w:val="ListParagraph"/>
        <w:rPr>
          <w:del w:author="Sandhya Rani Buggamolla" w:date="2020-01-31T10:44:44.1507806" w:id="117641063"/>
          <w:sz w:val="24"/>
          <w:szCs w:val="24"/>
        </w:rPr>
      </w:pPr>
    </w:p>
    <w:p w:rsidR="00BC2B00" w:rsidDel="21372FA8" w:rsidP="00686113" w:rsidRDefault="00BC2B00" w14:paraId="705EC24D" w14:textId="498F4838">
      <w:pPr>
        <w:pStyle w:val="ListParagraph"/>
        <w:numPr>
          <w:ilvl w:val="0"/>
          <w:numId w:val="3"/>
        </w:numPr>
        <w:tabs>
          <w:tab w:val="left" w:pos="3795"/>
        </w:tabs>
        <w:rPr>
          <w:del w:author="Sandhya Rani Buggamolla" w:date="2020-01-31T10:44:44.1507806" w:id="1220007936"/>
          <w:sz w:val="24"/>
          <w:szCs w:val="24"/>
        </w:rPr>
      </w:pPr>
      <w:del w:author="Sandhya Rani Buggamolla" w:date="2020-01-31T10:44:44.1507806" w:id="593542094">
        <w:r w:rsidDel="21372FA8">
          <w:rPr>
            <w:sz w:val="24"/>
            <w:szCs w:val="24"/>
          </w:rPr>
          <w:delText xml:space="preserve">Cube Calculations: </w:delText>
        </w:r>
        <w:r w:rsidDel="21372FA8" w:rsidR="005421D9">
          <w:rPr>
            <w:sz w:val="24"/>
            <w:szCs w:val="24"/>
          </w:rPr>
          <w:delText xml:space="preserve">All the above modules will be an input for this Cube during Posting as all these are inter-related. </w:delText>
        </w:r>
        <w:r w:rsidDel="21372FA8" w:rsidR="009C4D5F">
          <w:rPr>
            <w:sz w:val="24"/>
            <w:szCs w:val="24"/>
          </w:rPr>
          <w:delText>All the data that has been loaded into the above modules will be calculated in the Cube and available for Posting.</w:delText>
        </w:r>
      </w:del>
    </w:p>
    <w:p w:rsidRPr="00BC2B00" w:rsidR="00BC2B00" w:rsidDel="21372FA8" w:rsidP="00BC2B00" w:rsidRDefault="00BC2B00" w14:paraId="2D7F9C1E" w14:textId="77777777">
      <w:pPr>
        <w:pStyle w:val="ListParagraph"/>
        <w:rPr>
          <w:del w:author="Sandhya Rani Buggamolla" w:date="2020-01-31T10:44:44.1507806" w:id="1976613876"/>
          <w:sz w:val="24"/>
          <w:szCs w:val="24"/>
        </w:rPr>
      </w:pPr>
    </w:p>
    <w:p w:rsidR="005C75D4" w:rsidDel="21372FA8" w:rsidP="005C75D4" w:rsidRDefault="00BC2B00" w14:paraId="2918272C" w14:textId="77777777">
      <w:pPr>
        <w:pStyle w:val="ListParagraph"/>
        <w:numPr>
          <w:ilvl w:val="0"/>
          <w:numId w:val="3"/>
        </w:numPr>
        <w:rPr>
          <w:ins w:author="Richard Diamond" w:date="2019-11-28T11:38:00Z" w:id="20"/>
          <w:del w:author="Sandhya Rani Buggamolla" w:date="2020-01-31T10:44:44.1507806" w:id="1773068140"/>
          <w:sz w:val="24"/>
          <w:szCs w:val="24"/>
        </w:rPr>
      </w:pPr>
      <w:del w:author="Sandhya Rani Buggamolla" w:date="2020-01-31T10:44:44.1507806" w:id="1130384200">
        <w:r w:rsidRPr="00A95A5B" w:rsidDel="21372FA8">
          <w:rPr>
            <w:sz w:val="24"/>
            <w:szCs w:val="24"/>
          </w:rPr>
          <w:delText>Posting Engine:</w:delText>
        </w:r>
        <w:r w:rsidRPr="00A95A5B" w:rsidDel="21372FA8" w:rsidR="009C4D5F">
          <w:rPr>
            <w:sz w:val="24"/>
            <w:szCs w:val="24"/>
          </w:rPr>
          <w:delText xml:space="preserve"> </w:delText>
        </w:r>
        <w:r w:rsidRPr="00A95A5B" w:rsidDel="21372FA8" w:rsidR="00500512">
          <w:rPr>
            <w:sz w:val="24"/>
            <w:szCs w:val="24"/>
          </w:rPr>
          <w:delText xml:space="preserve">Once the data has been calculated in the Cube and available for Posting, user </w:delText>
        </w:r>
        <w:r w:rsidDel="21372FA8" w:rsidR="003E5A99">
          <w:rPr>
            <w:sz w:val="24"/>
            <w:szCs w:val="24"/>
          </w:rPr>
          <w:delText xml:space="preserve">performs Posting from </w:delText>
        </w:r>
        <w:r w:rsidRPr="00A95A5B" w:rsidDel="21372FA8" w:rsidR="00500512">
          <w:rPr>
            <w:sz w:val="24"/>
            <w:szCs w:val="24"/>
          </w:rPr>
          <w:delText>FDM Cube</w:delText>
        </w:r>
        <w:r w:rsidDel="21372FA8" w:rsidR="003E5A99">
          <w:rPr>
            <w:sz w:val="24"/>
            <w:szCs w:val="24"/>
          </w:rPr>
          <w:delText xml:space="preserve"> and verifies data with </w:delText>
        </w:r>
        <w:r w:rsidRPr="00A95A5B" w:rsidDel="21372FA8" w:rsidR="00500512">
          <w:rPr>
            <w:sz w:val="24"/>
            <w:szCs w:val="24"/>
          </w:rPr>
          <w:delText>“</w:delText>
        </w:r>
        <w:r w:rsidDel="21372FA8" w:rsidR="009B614E">
          <w:rPr>
            <w:sz w:val="24"/>
            <w:szCs w:val="24"/>
          </w:rPr>
          <w:delText>Total calculations</w:delText>
        </w:r>
        <w:r w:rsidRPr="00A95A5B" w:rsidDel="21372FA8" w:rsidR="00500512">
          <w:rPr>
            <w:sz w:val="24"/>
            <w:szCs w:val="24"/>
          </w:rPr>
          <w:delText xml:space="preserve">” and commits the Posting to </w:delText>
        </w:r>
      </w:del>
      <w:proofErr w:type="spellStart"/>
      <w:del w:author="Sandhya Rani Buggamolla" w:date="2020-01-31T10:44:44.1507806" w:id="684290765">
        <w:r w:rsidRPr="00A95A5B" w:rsidDel="21372FA8" w:rsidR="00500512">
          <w:rPr>
            <w:sz w:val="24"/>
            <w:szCs w:val="24"/>
          </w:rPr>
          <w:delText>Agresso</w:delText>
        </w:r>
      </w:del>
      <w:proofErr w:type="spellEnd"/>
      <w:del w:author="Sandhya Rani Buggamolla" w:date="2020-01-31T10:44:44.1507806" w:id="747087789">
        <w:r w:rsidRPr="00A95A5B" w:rsidDel="21372FA8" w:rsidR="00500512">
          <w:rPr>
            <w:sz w:val="24"/>
            <w:szCs w:val="24"/>
          </w:rPr>
          <w:delText xml:space="preserve">, if the values are correct. </w:delText>
        </w:r>
        <w:r w:rsidRPr="009B614E" w:rsidDel="21372FA8" w:rsidR="006A0BB4">
          <w:rPr>
            <w:sz w:val="24"/>
            <w:szCs w:val="24"/>
          </w:rPr>
          <w:delText xml:space="preserve">The Posting Engine will run appropriate queries based on the processes defined in the engine. </w:delText>
        </w:r>
        <w:r w:rsidRPr="00A95A5B" w:rsidDel="21372FA8" w:rsidR="006A0BB4">
          <w:rPr>
            <w:sz w:val="24"/>
            <w:szCs w:val="24"/>
          </w:rPr>
          <w:delText xml:space="preserve">All of this processing occurs on the FDM Server and will automatically create all outputs that will be posted into </w:delText>
        </w:r>
      </w:del>
      <w:proofErr w:type="spellStart"/>
      <w:del w:author="Sandhya Rani Buggamolla" w:date="2020-01-31T10:44:44.1507806" w:id="1706239072">
        <w:r w:rsidRPr="00A95A5B" w:rsidDel="21372FA8" w:rsidR="006A0BB4">
          <w:rPr>
            <w:sz w:val="24"/>
            <w:szCs w:val="24"/>
          </w:rPr>
          <w:delText>Agresso</w:delText>
        </w:r>
      </w:del>
      <w:proofErr w:type="spellEnd"/>
      <w:del w:author="Sandhya Rani Buggamolla" w:date="2020-01-31T10:44:44.1507806" w:id="2003617212">
        <w:r w:rsidRPr="00A95A5B" w:rsidDel="21372FA8" w:rsidR="006A0BB4">
          <w:rPr>
            <w:sz w:val="24"/>
            <w:szCs w:val="24"/>
          </w:rPr>
          <w:delText>.</w:delText>
        </w:r>
      </w:del>
    </w:p>
    <w:p w:rsidRPr="005C75D4" w:rsidR="00A95A5B" w:rsidDel="005C75D4" w:rsidP="005C75D4" w:rsidRDefault="00A95A5B" w14:paraId="21382287" w14:textId="4B068BF0">
      <w:pPr>
        <w:pStyle w:val="ListParagraph"/>
        <w:numPr>
          <w:ilvl w:val="0"/>
          <w:numId w:val="3"/>
        </w:numPr>
        <w:rPr>
          <w:del w:author="Richard Diamond" w:date="2019-11-28T11:38:00Z" w:id="21"/>
          <w:sz w:val="24"/>
          <w:szCs w:val="24"/>
          <w:rPrChange w:author="Richard Diamond" w:date="2019-11-28T11:38:00Z" w:id="22">
            <w:rPr>
              <w:del w:author="Richard Diamond" w:date="2019-11-28T11:38:00Z" w:id="23"/>
            </w:rPr>
          </w:rPrChange>
        </w:rPr>
      </w:pPr>
      <w:del w:author="Richard Diamond" w:date="2019-11-28T11:33:00Z" w:id="24">
        <w:r w:rsidRPr="005C75D4" w:rsidDel="00B67D7B">
          <w:rPr>
            <w:sz w:val="24"/>
            <w:szCs w:val="24"/>
            <w:rPrChange w:author="Richard Diamond" w:date="2019-11-28T11:38:00Z" w:id="25">
              <w:rPr/>
            </w:rPrChange>
          </w:rPr>
          <w:delText xml:space="preserve"> </w:delText>
        </w:r>
      </w:del>
    </w:p>
    <w:p w:rsidR="00F71D39" w:rsidDel="3C44E230" w:rsidP="008771DD" w:rsidRDefault="00A95A5B" w14:paraId="7B7AB79B" w14:textId="08A6AB88">
      <w:pPr>
        <w:pStyle w:val="ListParagraph"/>
        <w:numPr>
          <w:ilvl w:val="0"/>
          <w:numId w:val="3"/>
        </w:numPr>
        <w:rPr>
          <w:ins w:author="Richard Diamond" w:date="2019-11-28T16:17:00Z" w:id="26"/>
          <w:del w:author="Sandhya Rani Buggamolla" w:date="2020-01-31T10:45:14.4902691" w:id="1932033038"/>
          <w:sz w:val="24"/>
          <w:szCs w:val="24"/>
        </w:rPr>
      </w:pPr>
      <w:del w:author="Sandhya Rani Buggamolla" w:date="2020-01-31T10:45:14.4902691" w:id="240619384">
        <w:r w:rsidRPr="005C75D4" w:rsidDel="3C44E230">
          <w:rPr>
            <w:sz w:val="24"/>
            <w:szCs w:val="24"/>
          </w:rPr>
          <w:delText>A</w:delText>
        </w:r>
        <w:r w:rsidRPr="008771DD" w:rsidDel="3C44E230">
          <w:rPr>
            <w:sz w:val="24"/>
            <w:szCs w:val="24"/>
          </w:rPr>
          <w:delText xml:space="preserve"> S</w:delText>
        </w:r>
        <w:r w:rsidRPr="008771DD" w:rsidDel="3C44E230">
          <w:rPr>
            <w:sz w:val="24"/>
            <w:szCs w:val="24"/>
          </w:rPr>
          <w:delText>harepoint</w:delText>
        </w:r>
        <w:r w:rsidRPr="005C75D4" w:rsidDel="3C44E230">
          <w:rPr>
            <w:sz w:val="24"/>
            <w:szCs w:val="24"/>
            <w:rPrChange w:author="Richard Diamond" w:date="2019-11-28T11:38:00Z" w:id="27">
              <w:rPr>
                <w:sz w:val="24"/>
                <w:szCs w:val="24"/>
              </w:rPr>
            </w:rPrChange>
          </w:rPr>
          <w:delText xml:space="preserve"> is used to hold these queries so that if the MDX for a particular Process needs to be updated or a new Process needs to be configured, this can be done through </w:delText>
        </w:r>
        <w:r w:rsidRPr="005C75D4" w:rsidDel="3C44E230">
          <w:rPr>
            <w:sz w:val="24"/>
            <w:szCs w:val="24"/>
            <w:rPrChange w:author="Richard Diamond" w:date="2019-11-28T11:38:00Z" w:id="28">
              <w:rPr>
                <w:sz w:val="24"/>
                <w:szCs w:val="24"/>
              </w:rPr>
            </w:rPrChange>
          </w:rPr>
          <w:delText>Sharepoint</w:delText>
        </w:r>
        <w:r w:rsidRPr="005C75D4" w:rsidDel="3C44E230">
          <w:rPr>
            <w:sz w:val="24"/>
            <w:szCs w:val="24"/>
            <w:rPrChange w:author="Richard Diamond" w:date="2019-11-28T11:38:00Z" w:id="29">
              <w:rPr>
                <w:sz w:val="24"/>
                <w:szCs w:val="24"/>
              </w:rPr>
            </w:rPrChange>
          </w:rPr>
          <w:delText xml:space="preserve"> without the need to redeploy SQL Server Code</w:delText>
        </w:r>
        <w:r w:rsidRPr="005C75D4" w:rsidDel="3C44E230" w:rsidR="00F71D39">
          <w:rPr>
            <w:sz w:val="24"/>
            <w:szCs w:val="24"/>
            <w:rPrChange w:author="Richard Diamond" w:date="2019-11-28T11:38:00Z" w:id="30">
              <w:rPr>
                <w:sz w:val="24"/>
                <w:szCs w:val="24"/>
              </w:rPr>
            </w:rPrChange>
          </w:rPr>
          <w:delText>.</w:delText>
        </w:r>
      </w:del>
    </w:p>
    <w:p w:rsidR="008771DD" w:rsidDel="3C44E230" w:rsidP="008771DD" w:rsidRDefault="008771DD" w14:paraId="7D0F35D4" w14:textId="48FC3D55">
      <w:pPr>
        <w:rPr>
          <w:ins w:author="Richard Diamond" w:date="2019-11-28T16:17:00Z" w:id="31"/>
          <w:del w:author="Sandhya Rani Buggamolla" w:date="2020-01-31T10:45:14.4902691" w:id="1803206230"/>
          <w:sz w:val="24"/>
          <w:szCs w:val="24"/>
        </w:rPr>
      </w:pPr>
    </w:p>
    <w:p w:rsidR="008771DD" w:rsidDel="3C44E230" w:rsidP="008771DD" w:rsidRDefault="008771DD" w14:paraId="0FC9BCF3" w14:textId="49626C4D">
      <w:pPr>
        <w:rPr>
          <w:ins w:author="Richard Diamond" w:date="2019-11-28T16:17:00Z" w:id="32"/>
          <w:del w:author="Sandhya Rani Buggamolla" w:date="2020-01-31T10:45:14.4902691" w:id="499912985"/>
          <w:sz w:val="24"/>
          <w:szCs w:val="24"/>
        </w:rPr>
      </w:pPr>
    </w:p>
    <w:p w:rsidR="008771DD" w:rsidDel="3C44E230" w:rsidP="008771DD" w:rsidRDefault="008771DD" w14:paraId="5FE19E63" w14:textId="6D8622B0">
      <w:pPr>
        <w:rPr>
          <w:ins w:author="Richard Diamond" w:date="2019-11-28T16:17:00Z" w:id="33"/>
          <w:del w:author="Sandhya Rani Buggamolla" w:date="2020-01-31T10:45:14.4902691" w:id="409991289"/>
          <w:sz w:val="24"/>
          <w:szCs w:val="24"/>
        </w:rPr>
      </w:pPr>
    </w:p>
    <w:p w:rsidR="008771DD" w:rsidDel="3C44E230" w:rsidP="008771DD" w:rsidRDefault="008771DD" w14:paraId="4DEDBB43" w14:textId="3435E6F6">
      <w:pPr>
        <w:rPr>
          <w:ins w:author="Richard Diamond" w:date="2019-11-28T16:17:00Z" w:id="34"/>
          <w:del w:author="Sandhya Rani Buggamolla" w:date="2020-01-31T10:45:14.4902691" w:id="2134818979"/>
          <w:sz w:val="24"/>
          <w:szCs w:val="24"/>
        </w:rPr>
      </w:pPr>
    </w:p>
    <w:p w:rsidR="008771DD" w:rsidDel="3C44E230" w:rsidP="008771DD" w:rsidRDefault="008771DD" w14:paraId="12EA3B3E" w14:textId="3EEF8520">
      <w:pPr>
        <w:rPr>
          <w:ins w:author="Richard Diamond" w:date="2019-11-28T16:17:00Z" w:id="35"/>
          <w:del w:author="Sandhya Rani Buggamolla" w:date="2020-01-31T10:45:14.4902691" w:id="1644840657"/>
          <w:sz w:val="24"/>
          <w:szCs w:val="24"/>
        </w:rPr>
      </w:pPr>
    </w:p>
    <w:p w:rsidR="008771DD" w:rsidDel="3C44E230" w:rsidP="008771DD" w:rsidRDefault="008771DD" w14:paraId="05D30108" w14:textId="0ADB52AC">
      <w:pPr>
        <w:rPr>
          <w:ins w:author="Richard Diamond" w:date="2019-11-28T16:17:00Z" w:id="36"/>
          <w:del w:author="Sandhya Rani Buggamolla" w:date="2020-01-31T10:45:14.4902691" w:id="1743633469"/>
          <w:sz w:val="24"/>
          <w:szCs w:val="24"/>
        </w:rPr>
      </w:pPr>
    </w:p>
    <w:p w:rsidR="008771DD" w:rsidDel="3C44E230" w:rsidP="008771DD" w:rsidRDefault="008771DD" w14:paraId="1AFF3DE5" w14:textId="4CF63084">
      <w:pPr>
        <w:rPr>
          <w:ins w:author="Richard Diamond" w:date="2019-11-28T16:17:00Z" w:id="37"/>
          <w:del w:author="Sandhya Rani Buggamolla" w:date="2020-01-31T10:45:14.4902691" w:id="1234447495"/>
          <w:sz w:val="24"/>
          <w:szCs w:val="24"/>
        </w:rPr>
      </w:pPr>
    </w:p>
    <w:p w:rsidRPr="008771DD" w:rsidR="008771DD" w:rsidDel="3C44E230" w:rsidP="008771DD" w:rsidRDefault="008771DD" w14:paraId="09AF430F" w14:textId="77777777">
      <w:pPr>
        <w:rPr>
          <w:del w:author="Sandhya Rani Buggamolla" w:date="2020-01-31T10:45:14.4902691" w:id="674949309"/>
          <w:sz w:val="24"/>
          <w:szCs w:val="24"/>
          <w:rPrChange w:author="Richard Diamond" w:date="2019-11-28T16:17:00Z" w:id="38">
            <w:rPr/>
          </w:rPrChange>
        </w:rPr>
        <w:pPrChange w:author="Richard Diamond" w:date="2019-11-28T16:17:00Z" w:id="39">
          <w:pPr>
            <w:pStyle w:val="ListParagraph"/>
            <w:numPr>
              <w:numId w:val="3"/>
            </w:numPr>
            <w:ind w:hanging="360"/>
          </w:pPr>
        </w:pPrChange>
      </w:pPr>
      <w:bookmarkStart w:name="_GoBack" w:id="40"/>
      <w:bookmarkEnd w:id="40"/>
    </w:p>
    <w:p w:rsidR="00BC2B00" w:rsidDel="3C44E230" w:rsidP="001E6DAC" w:rsidRDefault="00F71D39" w14:paraId="76D03B4B" w14:textId="4295C69E">
      <w:pPr>
        <w:autoSpaceDE w:val="0"/>
        <w:autoSpaceDN w:val="0"/>
        <w:adjustRightInd w:val="0"/>
        <w:spacing w:after="0" w:line="240" w:lineRule="auto"/>
        <w:ind w:left="360"/>
        <w:rPr>
          <w:del w:author="Sandhya Rani Buggamolla" w:date="2020-01-31T10:45:14.4902691" w:id="878910215"/>
          <w:sz w:val="24"/>
          <w:szCs w:val="24"/>
        </w:rPr>
      </w:pPr>
      <w:del w:author="Sandhya Rani Buggamolla" w:date="2020-01-31T10:45:44.7786769" w:id="315853334">
        <w:r w:rsidRPr="00FC473D" w:rsidDel="40C0DCCE">
          <w:rPr>
            <w:noProof/>
            <w:sz w:val="24"/>
            <w:szCs w:val="24"/>
          </w:rPr>
          <w:lastRenderedPageBreak/>
          <mc:AlternateContent>
            <mc:Choice Requires="wps">
              <w:drawing>
                <wp:anchor distT="45720" distB="45720" distL="114300" distR="114300" simplePos="0" relativeHeight="251679744" behindDoc="0" locked="0" layoutInCell="1" allowOverlap="1" wp14:anchorId="508B93D0" wp14:editId="6BB1382E">
                  <wp:simplePos x="0" y="0"/>
                  <wp:positionH relativeFrom="page">
                    <wp:posOffset>5810250</wp:posOffset>
                  </wp:positionH>
                  <wp:positionV relativeFrom="paragraph">
                    <wp:posOffset>167005</wp:posOffset>
                  </wp:positionV>
                  <wp:extent cx="1678940" cy="1371600"/>
                  <wp:effectExtent l="0" t="0" r="1651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940" cy="1371600"/>
                          </a:xfrm>
                          <a:prstGeom prst="rect">
                            <a:avLst/>
                          </a:prstGeom>
                          <a:solidFill>
                            <a:srgbClr val="FFFFFF"/>
                          </a:solidFill>
                          <a:ln w="9525">
                            <a:solidFill>
                              <a:srgbClr val="000000"/>
                            </a:solidFill>
                            <a:miter lim="800000"/>
                            <a:headEnd/>
                            <a:tailEnd/>
                          </a:ln>
                        </wps:spPr>
                        <wps:txbx>
                          <w:txbxContent>
                            <w:p w:rsidRPr="00F71D39" w:rsidR="00FC473D" w:rsidP="00F71D39" w:rsidRDefault="00FC473D" w14:paraId="02DA21B7" w14:textId="2B906F02">
                              <w:pPr>
                                <w:jc w:val="center"/>
                              </w:pPr>
                              <w:proofErr w:type="spellStart"/>
                              <w:r w:rsidRPr="00FC473D">
                                <w:rPr>
                                  <w:b/>
                                  <w:bCs/>
                                </w:rPr>
                                <w:t>Agresso</w:t>
                              </w:r>
                              <w:proofErr w:type="spellEnd"/>
                              <w:r w:rsidRPr="00FC473D">
                                <w:rPr>
                                  <w:b/>
                                  <w:bCs/>
                                </w:rPr>
                                <w:t>:</w:t>
                              </w:r>
                              <w:r>
                                <w:rPr>
                                  <w:b/>
                                  <w:bCs/>
                                </w:rPr>
                                <w:br/>
                              </w:r>
                              <w:r w:rsidRPr="00FC473D">
                                <w:t xml:space="preserve">Checks the </w:t>
                              </w:r>
                              <w:r>
                                <w:t xml:space="preserve">Batch </w:t>
                              </w:r>
                              <w:r w:rsidRPr="00FC473D">
                                <w:t>ID</w:t>
                              </w:r>
                              <w:r>
                                <w:t xml:space="preserve"> is valid.</w:t>
                              </w:r>
                              <w:r w:rsidR="00F71D39">
                                <w:br/>
                                <w:t xml:space="preserve">Compare the calculations </w:t>
                              </w:r>
                              <w:r>
                                <w:br/>
                                <w:t xml:space="preserve">Commits the posting </w:t>
                              </w:r>
                              <w:r w:rsidR="00F71D39">
                                <w:t>based on the calculations to FDM</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style="position:absolute;left:0;text-align:left;margin-left:457.5pt;margin-top:13.15pt;width:132.2pt;height:108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XJwIAAE0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" w14:anchorId="508B93D0">
                  <v:textbox>
                    <w:txbxContent>
                      <w:p w:rsidRPr="00F71D39" w:rsidR="00FC473D" w:rsidP="00F71D39" w:rsidRDefault="00FC473D" w14:paraId="02DA21B7" w14:textId="2B906F02">
                        <w:pPr>
                          <w:jc w:val="center"/>
                        </w:pPr>
                        <w:proofErr w:type="spellStart"/>
                        <w:r w:rsidRPr="00FC473D">
                          <w:rPr>
                            <w:b/>
                            <w:bCs/>
                          </w:rPr>
                          <w:t>Agresso</w:t>
                        </w:r>
                        <w:proofErr w:type="spellEnd"/>
                        <w:r w:rsidRPr="00FC473D">
                          <w:rPr>
                            <w:b/>
                            <w:bCs/>
                          </w:rPr>
                          <w:t>:</w:t>
                        </w:r>
                        <w:r>
                          <w:rPr>
                            <w:b/>
                            <w:bCs/>
                          </w:rPr>
                          <w:br/>
                        </w:r>
                        <w:r w:rsidRPr="00FC473D">
                          <w:t xml:space="preserve">Checks the </w:t>
                        </w:r>
                        <w:r>
                          <w:t xml:space="preserve">Batch </w:t>
                        </w:r>
                        <w:r w:rsidRPr="00FC473D">
                          <w:t>ID</w:t>
                        </w:r>
                        <w:r>
                          <w:t xml:space="preserve"> is valid.</w:t>
                        </w:r>
                        <w:r w:rsidR="00F71D39">
                          <w:br/>
                          <w:t xml:space="preserve">Compare the calculations </w:t>
                        </w:r>
                        <w:r>
                          <w:br/>
                          <w:t xml:space="preserve">Commits the posting </w:t>
                        </w:r>
                        <w:r w:rsidR="00F71D39">
                          <w:t>based on the calculations to FDM</w:t>
                        </w:r>
                        <w:r>
                          <w:t>.</w:t>
                        </w:r>
                      </w:p>
                    </w:txbxContent>
                  </v:textbox>
                  <w10:wrap type="square" anchorx="page"/>
                </v:shape>
              </w:pict>
            </mc:Fallback>
          </mc:AlternateContent>
        </w:r>
      </w:del>
      <w:del w:author="Sandhya Rani Buggamolla" w:date="2020-01-31T10:45:14.4902691" w:id="187364259">
        <w:r w:rsidRPr="001E6DAC" w:rsidDel="3C44E230" w:rsidR="001E6DAC">
          <w:rPr>
            <w:noProof/>
            <w:sz w:val="24"/>
            <w:szCs w:val="24"/>
          </w:rPr>
          <mc:AlternateContent>
            <mc:Choice Requires="wps">
              <w:drawing>
                <wp:anchor distT="45720" distB="45720" distL="114300" distR="114300" simplePos="0" relativeHeight="251669504" behindDoc="0" locked="0" layoutInCell="1" allowOverlap="1" wp14:anchorId="3F3C5032" wp14:editId="08C53486">
                  <wp:simplePos x="0" y="0"/>
                  <wp:positionH relativeFrom="column">
                    <wp:posOffset>-114300</wp:posOffset>
                  </wp:positionH>
                  <wp:positionV relativeFrom="paragraph">
                    <wp:posOffset>176530</wp:posOffset>
                  </wp:positionV>
                  <wp:extent cx="1714500" cy="54292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542925"/>
                          </a:xfrm>
                          <a:prstGeom prst="rect">
                            <a:avLst/>
                          </a:prstGeom>
                          <a:solidFill>
                            <a:srgbClr val="FFFFFF"/>
                          </a:solidFill>
                          <a:ln w="9525">
                            <a:solidFill>
                              <a:srgbClr val="000000"/>
                            </a:solidFill>
                            <a:miter lim="800000"/>
                            <a:headEnd/>
                            <a:tailEnd/>
                          </a:ln>
                        </wps:spPr>
                        <wps:txbx>
                          <w:txbxContent>
                            <w:p w:rsidR="001E6DAC" w:rsidP="001E6DAC" w:rsidRDefault="001E6DAC" w14:paraId="43221AE7" w14:textId="42FECEE7">
                              <w:pPr>
                                <w:jc w:val="center"/>
                              </w:pPr>
                              <w:r w:rsidRPr="001E6DAC">
                                <w:rPr>
                                  <w:b/>
                                  <w:bCs/>
                                </w:rPr>
                                <w:t>SharePoint Control Sheet:</w:t>
                              </w:r>
                              <w:r>
                                <w:br/>
                                <w:t xml:space="preserve">FDM Posting Engine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style="position:absolute;left:0;text-align:left;margin-left:-9pt;margin-top:13.9pt;width:135pt;height:42.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" w14:anchorId="3F3C5032">
                  <v:textbox>
                    <w:txbxContent>
                      <w:p w:rsidR="001E6DAC" w:rsidP="001E6DAC" w:rsidRDefault="001E6DAC" w14:paraId="43221AE7" w14:textId="42FECEE7">
                        <w:pPr>
                          <w:jc w:val="center"/>
                        </w:pPr>
                        <w:r w:rsidRPr="001E6DAC">
                          <w:rPr>
                            <w:b/>
                            <w:bCs/>
                          </w:rPr>
                          <w:t>SharePoint Control Sheet:</w:t>
                        </w:r>
                        <w:r>
                          <w:br/>
                          <w:t xml:space="preserve">FDM Posting Engine </w:t>
                        </w:r>
                      </w:p>
                    </w:txbxContent>
                  </v:textbox>
                  <w10:wrap type="square"/>
                </v:shape>
              </w:pict>
            </mc:Fallback>
          </mc:AlternateContent>
        </w:r>
      </w:del>
    </w:p>
    <w:p w:rsidRPr="001E6DAC" w:rsidR="001E6DAC" w:rsidDel="3C44E230" w:rsidP="001E6DAC" w:rsidRDefault="001E6DAC" w14:paraId="1C7076DE" w14:textId="4D3D453B">
      <w:pPr>
        <w:autoSpaceDE w:val="0"/>
        <w:autoSpaceDN w:val="0"/>
        <w:adjustRightInd w:val="0"/>
        <w:spacing w:after="0" w:line="240" w:lineRule="auto"/>
        <w:ind w:left="360"/>
        <w:rPr>
          <w:del w:author="Sandhya Rani Buggamolla" w:date="2020-01-31T10:45:14.4902691" w:id="2037911386"/>
          <w:sz w:val="24"/>
          <w:szCs w:val="24"/>
        </w:rPr>
      </w:pPr>
      <w:del w:author="Sandhya Rani Buggamolla" w:date="2020-01-31T10:45:14.4902691" w:id="1119361300">
        <w:r w:rsidRPr="001E6DAC" w:rsidDel="3C44E230">
          <w:rPr>
            <w:noProof/>
            <w:sz w:val="24"/>
            <w:szCs w:val="24"/>
          </w:rPr>
          <mc:AlternateContent>
            <mc:Choice Requires="wps">
              <w:drawing>
                <wp:anchor distT="45720" distB="45720" distL="114300" distR="114300" simplePos="0" relativeHeight="251671552" behindDoc="0" locked="0" layoutInCell="1" allowOverlap="1" wp14:anchorId="41C9F5DA" wp14:editId="107CBD3E">
                  <wp:simplePos x="0" y="0"/>
                  <wp:positionH relativeFrom="column">
                    <wp:posOffset>2266950</wp:posOffset>
                  </wp:positionH>
                  <wp:positionV relativeFrom="paragraph">
                    <wp:posOffset>8890</wp:posOffset>
                  </wp:positionV>
                  <wp:extent cx="2143125" cy="17430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743075"/>
                          </a:xfrm>
                          <a:prstGeom prst="rect">
                            <a:avLst/>
                          </a:prstGeom>
                          <a:solidFill>
                            <a:srgbClr val="FFFFFF"/>
                          </a:solidFill>
                          <a:ln w="9525">
                            <a:solidFill>
                              <a:srgbClr val="000000"/>
                            </a:solidFill>
                            <a:miter lim="800000"/>
                            <a:headEnd/>
                            <a:tailEnd/>
                          </a:ln>
                        </wps:spPr>
                        <wps:txbx>
                          <w:txbxContent>
                            <w:p w:rsidR="001E6DAC" w:rsidP="00FC473D" w:rsidRDefault="001E6DAC" w14:paraId="6B3F1AC0" w14:textId="6ACFD07E">
                              <w:r w:rsidRPr="001E6DAC">
                                <w:rPr>
                                  <w:b/>
                                  <w:bCs/>
                                </w:rPr>
                                <w:t>FDM Process:</w:t>
                              </w:r>
                              <w:r>
                                <w:rPr>
                                  <w:b/>
                                  <w:bCs/>
                                </w:rPr>
                                <w:br/>
                              </w:r>
                              <w:r w:rsidR="00FC473D">
                                <w:t xml:space="preserve">1. </w:t>
                              </w:r>
                              <w:r w:rsidRPr="001E6DAC">
                                <w:t xml:space="preserve">Run </w:t>
                              </w:r>
                              <w:r>
                                <w:t xml:space="preserve">MDX </w:t>
                              </w:r>
                              <w:r w:rsidRPr="001E6DAC">
                                <w:t>Quer</w:t>
                              </w:r>
                              <w:r>
                                <w:t>y</w:t>
                              </w:r>
                              <w:r>
                                <w:br/>
                              </w:r>
                              <w:r w:rsidR="00FC473D">
                                <w:t xml:space="preserve">2. </w:t>
                              </w:r>
                              <w:r>
                                <w:t>Update the Batch Name</w:t>
                              </w:r>
                              <w:r w:rsidR="001F0EAD">
                                <w:t xml:space="preserve"> (On Success)</w:t>
                              </w:r>
                              <w:r w:rsidR="001F0EAD">
                                <w:br/>
                              </w:r>
                              <w:r w:rsidR="00FC473D">
                                <w:t xml:space="preserve">3. </w:t>
                              </w:r>
                              <w:r w:rsidR="008C5F2F">
                                <w:t xml:space="preserve">Log data in </w:t>
                              </w:r>
                              <w:proofErr w:type="spellStart"/>
                              <w:r w:rsidR="008C5F2F">
                                <w:t>RunprocessLog</w:t>
                              </w:r>
                              <w:proofErr w:type="spellEnd"/>
                              <w:r w:rsidR="008C5F2F">
                                <w:t xml:space="preserve"> Table/Process Dashboard</w:t>
                              </w:r>
                              <w:r w:rsidR="001F0EAD">
                                <w:br/>
                              </w:r>
                              <w:r w:rsidR="00FC473D">
                                <w:t xml:space="preserve">4. </w:t>
                              </w:r>
                              <w:r w:rsidR="001F0EAD">
                                <w:t>Generate E-mails</w:t>
                              </w:r>
                              <w:r w:rsidR="001F0EAD">
                                <w:br/>
                              </w:r>
                              <w:r w:rsidR="00FC473D">
                                <w:t xml:space="preserve">5. </w:t>
                              </w:r>
                              <w:r w:rsidR="001F0EAD">
                                <w:t xml:space="preserve">Once committed, load </w:t>
                              </w:r>
                              <w:proofErr w:type="spellStart"/>
                              <w:r w:rsidR="001F0EAD">
                                <w:t>Agresso</w:t>
                              </w:r>
                              <w:proofErr w:type="spellEnd"/>
                              <w:r w:rsidR="001F0EAD">
                                <w:t xml:space="preserve"> postings into FDM Cube.</w:t>
                              </w:r>
                              <w:r w:rsidR="001F0EAD">
                                <w:br/>
                              </w:r>
                              <w:r>
                                <w:br/>
                              </w:r>
                            </w:p>
                            <w:p w:rsidR="001E6DAC" w:rsidP="001E6DAC" w:rsidRDefault="001E6DAC" w14:paraId="762F3729" w14:textId="77777777">
                              <w:pPr>
                                <w:jc w:val="center"/>
                                <w:rPr>
                                  <w:b/>
                                  <w:bCs/>
                                </w:rPr>
                              </w:pPr>
                            </w:p>
                            <w:p w:rsidRPr="001E6DAC" w:rsidR="001E6DAC" w:rsidP="001E6DAC" w:rsidRDefault="001E6DAC" w14:paraId="2ECFFEB1" w14:textId="7C6A9461">
                              <w:pPr>
                                <w:rPr>
                                  <w:b/>
                                  <w:bCs/>
                                </w:rPr>
                              </w:pPr>
                              <w:r>
                                <w:rPr>
                                  <w:b/>
                                  <w:bC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style="position:absolute;left:0;text-align:left;margin-left:178.5pt;margin-top:.7pt;width:168.75pt;height:137.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" w14:anchorId="41C9F5DA">
                  <v:textbox>
                    <w:txbxContent>
                      <w:p w:rsidR="001E6DAC" w:rsidP="00FC473D" w:rsidRDefault="001E6DAC" w14:paraId="6B3F1AC0" w14:textId="6ACFD07E">
                        <w:r w:rsidRPr="001E6DAC">
                          <w:rPr>
                            <w:b/>
                            <w:bCs/>
                          </w:rPr>
                          <w:t>FDM Process:</w:t>
                        </w:r>
                        <w:r>
                          <w:rPr>
                            <w:b/>
                            <w:bCs/>
                          </w:rPr>
                          <w:br/>
                        </w:r>
                        <w:r w:rsidR="00FC473D">
                          <w:t xml:space="preserve">1. </w:t>
                        </w:r>
                        <w:r w:rsidRPr="001E6DAC">
                          <w:t xml:space="preserve">Run </w:t>
                        </w:r>
                        <w:r>
                          <w:t xml:space="preserve">MDX </w:t>
                        </w:r>
                        <w:r w:rsidRPr="001E6DAC">
                          <w:t>Quer</w:t>
                        </w:r>
                        <w:r>
                          <w:t>y</w:t>
                        </w:r>
                        <w:r>
                          <w:br/>
                        </w:r>
                        <w:r w:rsidR="00FC473D">
                          <w:t xml:space="preserve">2. </w:t>
                        </w:r>
                        <w:r>
                          <w:t>Update the Batch Name</w:t>
                        </w:r>
                        <w:r w:rsidR="001F0EAD">
                          <w:t xml:space="preserve"> (On Success)</w:t>
                        </w:r>
                        <w:r w:rsidR="001F0EAD">
                          <w:br/>
                        </w:r>
                        <w:r w:rsidR="00FC473D">
                          <w:t xml:space="preserve">3. </w:t>
                        </w:r>
                        <w:r w:rsidR="008C5F2F">
                          <w:t xml:space="preserve">Log data in </w:t>
                        </w:r>
                        <w:proofErr w:type="spellStart"/>
                        <w:r w:rsidR="008C5F2F">
                          <w:t>RunprocessLog</w:t>
                        </w:r>
                        <w:proofErr w:type="spellEnd"/>
                        <w:r w:rsidR="008C5F2F">
                          <w:t xml:space="preserve"> Table/Process Dashboard</w:t>
                        </w:r>
                        <w:r w:rsidR="001F0EAD">
                          <w:br/>
                        </w:r>
                        <w:r w:rsidR="00FC473D">
                          <w:t xml:space="preserve">4. </w:t>
                        </w:r>
                        <w:r w:rsidR="001F0EAD">
                          <w:t>Generate E-mails</w:t>
                        </w:r>
                        <w:r w:rsidR="001F0EAD">
                          <w:br/>
                        </w:r>
                        <w:r w:rsidR="00FC473D">
                          <w:t xml:space="preserve">5. </w:t>
                        </w:r>
                        <w:r w:rsidR="001F0EAD">
                          <w:t xml:space="preserve">Once committed, load </w:t>
                        </w:r>
                        <w:proofErr w:type="spellStart"/>
                        <w:r w:rsidR="001F0EAD">
                          <w:t>Agresso</w:t>
                        </w:r>
                        <w:proofErr w:type="spellEnd"/>
                        <w:r w:rsidR="001F0EAD">
                          <w:t xml:space="preserve"> postings into FDM Cube.</w:t>
                        </w:r>
                        <w:r w:rsidR="001F0EAD">
                          <w:br/>
                        </w:r>
                        <w:r>
                          <w:br/>
                        </w:r>
                      </w:p>
                      <w:p w:rsidR="001E6DAC" w:rsidP="001E6DAC" w:rsidRDefault="001E6DAC" w14:paraId="762F3729" w14:textId="77777777">
                        <w:pPr>
                          <w:jc w:val="center"/>
                          <w:rPr>
                            <w:b/>
                            <w:bCs/>
                          </w:rPr>
                        </w:pPr>
                      </w:p>
                      <w:p w:rsidRPr="001E6DAC" w:rsidR="001E6DAC" w:rsidP="001E6DAC" w:rsidRDefault="001E6DAC" w14:paraId="2ECFFEB1" w14:textId="7C6A9461">
                        <w:pPr>
                          <w:rPr>
                            <w:b/>
                            <w:bCs/>
                          </w:rPr>
                        </w:pPr>
                        <w:r>
                          <w:rPr>
                            <w:b/>
                            <w:bCs/>
                          </w:rPr>
                          <w:br/>
                        </w:r>
                      </w:p>
                    </w:txbxContent>
                  </v:textbox>
                  <w10:wrap type="square"/>
                </v:shape>
              </w:pict>
            </mc:Fallback>
          </mc:AlternateContent>
        </w:r>
      </w:del>
    </w:p>
    <w:p w:rsidRPr="006A0BB4" w:rsidR="006A0BB4" w:rsidDel="3C44E230" w:rsidP="006A0BB4" w:rsidRDefault="00FC473D" w14:paraId="463A5BBB" w14:textId="72CA333B">
      <w:pPr>
        <w:pStyle w:val="ListParagraph"/>
        <w:rPr>
          <w:del w:author="Sandhya Rani Buggamolla" w:date="2020-01-31T10:45:14.4902691" w:id="1460957882"/>
          <w:sz w:val="24"/>
          <w:szCs w:val="24"/>
        </w:rPr>
      </w:pPr>
      <w:del w:author="Sandhya Rani Buggamolla" w:date="2020-01-31T10:45:44.7786769" w:id="1533919936">
        <w:r w:rsidDel="40C0DCCE">
          <w:rPr>
            <w:noProof/>
            <w:sz w:val="24"/>
            <w:szCs w:val="24"/>
          </w:rPr>
          <mc:AlternateContent>
            <mc:Choice Requires="wps">
              <w:drawing>
                <wp:anchor distT="0" distB="0" distL="114300" distR="114300" simplePos="0" relativeHeight="251677696" behindDoc="0" locked="0" layoutInCell="1" allowOverlap="1" wp14:anchorId="4F72094A" wp14:editId="1C74AEB8">
                  <wp:simplePos x="0" y="0"/>
                  <wp:positionH relativeFrom="column">
                    <wp:posOffset>1609725</wp:posOffset>
                  </wp:positionH>
                  <wp:positionV relativeFrom="paragraph">
                    <wp:posOffset>137795</wp:posOffset>
                  </wp:positionV>
                  <wp:extent cx="666750" cy="9525"/>
                  <wp:effectExtent l="0" t="76200" r="19050" b="85725"/>
                  <wp:wrapNone/>
                  <wp:docPr id="13" name="Straight Arrow Connector 13"/>
                  <wp:cNvGraphicFramePr/>
                  <a:graphic xmlns:a="http://schemas.openxmlformats.org/drawingml/2006/main">
                    <a:graphicData uri="http://schemas.microsoft.com/office/word/2010/wordprocessingShape">
                      <wps:wsp>
                        <wps:cNvCnPr/>
                        <wps:spPr>
                          <a:xfrm flipV="1">
                            <a:off x="0" y="0"/>
                            <a:ext cx="666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 style="position:absolute;margin-left:126.75pt;margin-top:10.85pt;width:52.5pt;height:.75pt;flip:y;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" w14:anchorId="5FA00A89">
                  <v:stroke joinstyle="miter" endarrow="block"/>
                </v:shape>
              </w:pict>
            </mc:Fallback>
          </mc:AlternateContent>
        </w:r>
      </w:del>
      <w:del w:author="Sandhya Rani Buggamolla" w:date="2020-01-31T10:45:14.4902691" w:id="76370398">
        <w:r w:rsidDel="3C44E230" w:rsidR="006A0BB4">
          <w:rPr>
            <w:sz w:val="24"/>
            <w:szCs w:val="24"/>
          </w:rPr>
          <w:delText xml:space="preserve"> </w:delText>
        </w:r>
      </w:del>
    </w:p>
    <w:p w:rsidRPr="006A0BB4" w:rsidR="0013750F" w:rsidDel="3C44E230" w:rsidP="40C0DCCE" w:rsidRDefault="00F71D39" w14:paraId="7BEFDBF0" w14:textId="5B55685E">
      <w:pPr>
        <w:pStyle w:val="Normal"/>
        <w:tabs>
          <w:tab w:val="left" w:pos="3795"/>
        </w:tabs>
        <w:ind w:left="0"/>
        <w:rPr>
          <w:del w:author="Sandhya Rani Buggamolla" w:date="2020-01-31T10:45:14.4902691" w:id="1687563086"/>
          <w:sz w:val="24"/>
          <w:szCs w:val="24"/>
        </w:rPr>
        <w:pPrChange w:author="Sandhya Rani Buggamolla" w:date="2020-01-31T10:45:44.7786769" w:id="1322614001">
          <w:pPr>
            <w:tabs>
              <w:tab w:val="left" w:pos="3795"/>
            </w:tabs>
          </w:pPr>
        </w:pPrChange>
      </w:pPr>
      <w:del w:author="Sandhya Rani Buggamolla" w:date="2020-01-31T10:45:44.7786769" w:id="802660138">
        <w:r w:rsidDel="40C0DCCE">
          <w:rPr>
            <w:noProof/>
            <w:sz w:val="24"/>
            <w:szCs w:val="24"/>
          </w:rPr>
          <mc:AlternateContent>
            <mc:Choice Requires="wps">
              <w:drawing>
                <wp:anchor distT="0" distB="0" distL="114300" distR="114300" simplePos="0" relativeHeight="251685888" behindDoc="0" locked="0" layoutInCell="1" allowOverlap="1" wp14:anchorId="7691BF1A" wp14:editId="435F8F5A">
                  <wp:simplePos x="0" y="0"/>
                  <wp:positionH relativeFrom="column">
                    <wp:posOffset>3305175</wp:posOffset>
                  </wp:positionH>
                  <wp:positionV relativeFrom="paragraph">
                    <wp:posOffset>1283335</wp:posOffset>
                  </wp:positionV>
                  <wp:extent cx="571500" cy="314325"/>
                  <wp:effectExtent l="0" t="0" r="76200" b="47625"/>
                  <wp:wrapNone/>
                  <wp:docPr id="19" name="Straight Arrow Connector 19"/>
                  <wp:cNvGraphicFramePr/>
                  <a:graphic xmlns:a="http://schemas.openxmlformats.org/drawingml/2006/main">
                    <a:graphicData uri="http://schemas.microsoft.com/office/word/2010/wordprocessingShape">
                      <wps:wsp>
                        <wps:cNvCnPr/>
                        <wps:spPr>
                          <a:xfrm>
                            <a:off x="0" y="0"/>
                            <a:ext cx="5715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 style="position:absolute;margin-left:260.25pt;margin-top:101.05pt;width:45pt;height:24.75pt;z-index:2516858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" w14:anchorId="2D738D02">
                  <v:stroke joinstyle="miter" endarrow="block"/>
                </v:shape>
              </w:pict>
            </mc:Fallback>
          </mc:AlternateContent>
        </w:r>
        <w:r w:rsidDel="40C0DCCE">
          <w:rPr>
            <w:noProof/>
            <w:sz w:val="24"/>
            <w:szCs w:val="24"/>
          </w:rPr>
          <mc:AlternateContent>
            <mc:Choice Requires="wps">
              <w:drawing>
                <wp:anchor distT="0" distB="0" distL="114300" distR="114300" simplePos="0" relativeHeight="251684864" behindDoc="0" locked="0" layoutInCell="1" allowOverlap="1" wp14:anchorId="73D20178" wp14:editId="440B469D">
                  <wp:simplePos x="0" y="0"/>
                  <wp:positionH relativeFrom="column">
                    <wp:posOffset>1914525</wp:posOffset>
                  </wp:positionH>
                  <wp:positionV relativeFrom="paragraph">
                    <wp:posOffset>1283335</wp:posOffset>
                  </wp:positionV>
                  <wp:extent cx="904875" cy="314325"/>
                  <wp:effectExtent l="38100" t="0" r="28575" b="66675"/>
                  <wp:wrapNone/>
                  <wp:docPr id="18" name="Straight Arrow Connector 1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90487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 style="position:absolute;margin-left:150.75pt;margin-top:101.05pt;width:71.25pt;height:24.75pt;flip:x;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" w14:anchorId="64DADD70">
                  <v:stroke joinstyle="miter" endarrow="block"/>
                </v:shape>
              </w:pict>
            </mc:Fallback>
          </mc:AlternateContent>
        </w:r>
        <w:r w:rsidDel="40C0DCCE">
          <w:rPr>
            <w:noProof/>
            <w:sz w:val="24"/>
            <w:szCs w:val="24"/>
          </w:rPr>
          <mc:AlternateContent>
            <mc:Choice Requires="wps">
              <w:drawing>
                <wp:anchor distT="0" distB="0" distL="114300" distR="114300" simplePos="0" relativeHeight="251683840" behindDoc="0" locked="0" layoutInCell="1" allowOverlap="1" wp14:anchorId="3F1306F0" wp14:editId="7FA0C37B">
                  <wp:simplePos x="0" y="0"/>
                  <wp:positionH relativeFrom="column">
                    <wp:posOffset>4419600</wp:posOffset>
                  </wp:positionH>
                  <wp:positionV relativeFrom="paragraph">
                    <wp:posOffset>1149985</wp:posOffset>
                  </wp:positionV>
                  <wp:extent cx="47625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 style="position:absolute;margin-left:348pt;margin-top:90.55pt;width:37.5pt;height:0;z-index:2516838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" w14:anchorId="3D1EDA9D">
                  <v:stroke joinstyle="miter" endarrow="block"/>
                </v:shape>
              </w:pict>
            </mc:Fallback>
          </mc:AlternateContent>
        </w:r>
        <w:r w:rsidDel="40C0DCCE">
          <w:rPr>
            <w:noProof/>
            <w:sz w:val="24"/>
            <w:szCs w:val="24"/>
          </w:rPr>
          <mc:AlternateContent>
            <mc:Choice Requires="wps">
              <w:drawing>
                <wp:anchor distT="0" distB="0" distL="114300" distR="114300" simplePos="0" relativeHeight="251682816" behindDoc="0" locked="0" layoutInCell="1" allowOverlap="1" wp14:anchorId="259ADF6D" wp14:editId="55784CB4">
                  <wp:simplePos x="0" y="0"/>
                  <wp:positionH relativeFrom="column">
                    <wp:posOffset>4429125</wp:posOffset>
                  </wp:positionH>
                  <wp:positionV relativeFrom="paragraph">
                    <wp:posOffset>264160</wp:posOffset>
                  </wp:positionV>
                  <wp:extent cx="495300" cy="9525"/>
                  <wp:effectExtent l="0" t="76200" r="19050" b="85725"/>
                  <wp:wrapNone/>
                  <wp:docPr id="16" name="Straight Arrow Connector 16"/>
                  <wp:cNvGraphicFramePr/>
                  <a:graphic xmlns:a="http://schemas.openxmlformats.org/drawingml/2006/main">
                    <a:graphicData uri="http://schemas.microsoft.com/office/word/2010/wordprocessingShape">
                      <wps:wsp>
                        <wps:cNvCnPr/>
                        <wps:spPr>
                          <a:xfrm flipV="1">
                            <a:off x="0" y="0"/>
                            <a:ext cx="4953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 style="position:absolute;margin-left:348.75pt;margin-top:20.8pt;width:39pt;height:.75pt;flip:y;z-index:25168281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" w14:anchorId="559861D4">
                  <v:stroke joinstyle="miter" endarrow="block"/>
                </v:shape>
              </w:pict>
            </mc:Fallback>
          </mc:AlternateContent>
        </w:r>
        <w:r w:rsidRPr="00FC473D" w:rsidDel="40C0DCCE" w:rsidR="00FC473D">
          <w:rPr>
            <w:noProof/>
            <w:sz w:val="24"/>
            <w:szCs w:val="24"/>
          </w:rPr>
          <mc:AlternateContent>
            <mc:Choice Requires="wps">
              <w:drawing>
                <wp:anchor distT="45720" distB="45720" distL="114300" distR="114300" simplePos="0" relativeHeight="251681792" behindDoc="0" locked="0" layoutInCell="1" allowOverlap="1" wp14:anchorId="4065AE7A" wp14:editId="03237B86">
                  <wp:simplePos x="0" y="0"/>
                  <wp:positionH relativeFrom="page">
                    <wp:posOffset>5807075</wp:posOffset>
                  </wp:positionH>
                  <wp:positionV relativeFrom="paragraph">
                    <wp:posOffset>1007110</wp:posOffset>
                  </wp:positionV>
                  <wp:extent cx="1670050" cy="685800"/>
                  <wp:effectExtent l="0" t="0" r="2540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685800"/>
                          </a:xfrm>
                          <a:prstGeom prst="rect">
                            <a:avLst/>
                          </a:prstGeom>
                          <a:solidFill>
                            <a:srgbClr val="FFFFFF"/>
                          </a:solidFill>
                          <a:ln w="9525">
                            <a:solidFill>
                              <a:srgbClr val="000000"/>
                            </a:solidFill>
                            <a:miter lim="800000"/>
                            <a:headEnd/>
                            <a:tailEnd/>
                          </a:ln>
                        </wps:spPr>
                        <wps:txbx>
                          <w:txbxContent>
                            <w:p w:rsidR="00FC473D" w:rsidRDefault="00FC473D" w14:paraId="5EF44460" w14:textId="6DDA0DC5">
                              <w:r w:rsidRPr="00FC473D">
                                <w:rPr>
                                  <w:b/>
                                  <w:bCs/>
                                </w:rPr>
                                <w:t>Process Dashboard:</w:t>
                              </w:r>
                              <w:r>
                                <w:br/>
                                <w:t xml:space="preserve">Write the status report in the </w:t>
                              </w:r>
                              <w:proofErr w:type="spellStart"/>
                              <w:r>
                                <w:t>Sharepoint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style="position:absolute;margin-left:457.25pt;margin-top:79.3pt;width:131.5pt;height:54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" w14:anchorId="4065AE7A">
                  <v:textbox>
                    <w:txbxContent>
                      <w:p w:rsidR="00FC473D" w:rsidRDefault="00FC473D" w14:paraId="5EF44460" w14:textId="6DDA0DC5">
                        <w:r w:rsidRPr="00FC473D">
                          <w:rPr>
                            <w:b/>
                            <w:bCs/>
                          </w:rPr>
                          <w:t>Process Dashboard:</w:t>
                        </w:r>
                        <w:r>
                          <w:br/>
                          <w:t xml:space="preserve">Write the status report in the </w:t>
                        </w:r>
                        <w:proofErr w:type="spellStart"/>
                        <w:r>
                          <w:t>Sharepoint</w:t>
                        </w:r>
                        <w:proofErr w:type="spellEnd"/>
                        <w:r>
                          <w:t>.</w:t>
                        </w:r>
                      </w:p>
                    </w:txbxContent>
                  </v:textbox>
                  <w10:wrap type="square" anchorx="page"/>
                </v:shape>
              </w:pict>
            </mc:Fallback>
          </mc:AlternateContent>
        </w:r>
      </w:del>
      <w:del w:author="Sandhya Rani Buggamolla" w:date="2020-01-31T10:45:14.4902691" w:id="1650852577">
        <w:r w:rsidDel="3C44E230" w:rsidR="00FC473D">
          <w:rPr>
            <w:noProof/>
          </w:rPr>
          <w:drawing>
            <wp:inline distT="0" distB="0" distL="0" distR="0" wp14:anchorId="46270859" wp14:editId="034666E6">
              <wp:extent cx="1866900" cy="1050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7693" cy="1051371"/>
                      </a:xfrm>
                      <a:prstGeom prst="rect">
                        <a:avLst/>
                      </a:prstGeom>
                    </pic:spPr>
                  </pic:pic>
                </a:graphicData>
              </a:graphic>
            </wp:inline>
          </w:drawing>
        </w:r>
      </w:del>
    </w:p>
    <w:p w:rsidR="00C465B0" w:rsidDel="3C44E230" w:rsidP="00555674" w:rsidRDefault="008C5F2F" w14:paraId="6375379F" w14:textId="44DC2C0E">
      <w:pPr>
        <w:tabs>
          <w:tab w:val="left" w:pos="3795"/>
        </w:tabs>
        <w:rPr>
          <w:del w:author="Sandhya Rani Buggamolla" w:date="2020-01-31T10:45:14.4902691" w:id="1387925259"/>
          <w:sz w:val="24"/>
          <w:szCs w:val="24"/>
        </w:rPr>
      </w:pPr>
      <w:del w:author="Sandhya Rani Buggamolla" w:date="2020-01-31T10:45:14.4902691" w:id="872110499">
        <w:r w:rsidRPr="008C5F2F" w:rsidDel="3C44E230">
          <w:rPr>
            <w:noProof/>
            <w:sz w:val="24"/>
            <w:szCs w:val="24"/>
          </w:rPr>
          <mc:AlternateContent>
            <mc:Choice Requires="wps">
              <w:drawing>
                <wp:anchor distT="45720" distB="45720" distL="114300" distR="114300" simplePos="0" relativeHeight="251676672" behindDoc="0" locked="0" layoutInCell="1" allowOverlap="1" wp14:anchorId="0A0730A2" wp14:editId="3EE64745">
                  <wp:simplePos x="0" y="0"/>
                  <wp:positionH relativeFrom="column">
                    <wp:posOffset>2790825</wp:posOffset>
                  </wp:positionH>
                  <wp:positionV relativeFrom="paragraph">
                    <wp:posOffset>292735</wp:posOffset>
                  </wp:positionV>
                  <wp:extent cx="1876425" cy="6572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657225"/>
                          </a:xfrm>
                          <a:prstGeom prst="rect">
                            <a:avLst/>
                          </a:prstGeom>
                          <a:solidFill>
                            <a:srgbClr val="FFFFFF"/>
                          </a:solidFill>
                          <a:ln w="9525">
                            <a:solidFill>
                              <a:srgbClr val="000000"/>
                            </a:solidFill>
                            <a:miter lim="800000"/>
                            <a:headEnd/>
                            <a:tailEnd/>
                          </a:ln>
                        </wps:spPr>
                        <wps:txbx>
                          <w:txbxContent>
                            <w:p w:rsidR="008C5F2F" w:rsidP="008C5F2F" w:rsidRDefault="008C5F2F" w14:paraId="34B1C5B5" w14:textId="52494BFD">
                              <w:pPr>
                                <w:jc w:val="center"/>
                              </w:pPr>
                              <w:r w:rsidRPr="008C5F2F">
                                <w:rPr>
                                  <w:b/>
                                  <w:bCs/>
                                </w:rPr>
                                <w:t>Success Email:</w:t>
                              </w:r>
                              <w:r>
                                <w:br/>
                                <w:t>To send confirmation email to the User about the Posting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style="position:absolute;margin-left:219.75pt;margin-top:23.05pt;width:147.75pt;height:51.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" w14:anchorId="0A0730A2">
                  <v:textbox>
                    <w:txbxContent>
                      <w:p w:rsidR="008C5F2F" w:rsidP="008C5F2F" w:rsidRDefault="008C5F2F" w14:paraId="34B1C5B5" w14:textId="52494BFD">
                        <w:pPr>
                          <w:jc w:val="center"/>
                        </w:pPr>
                        <w:r w:rsidRPr="008C5F2F">
                          <w:rPr>
                            <w:b/>
                            <w:bCs/>
                          </w:rPr>
                          <w:t>Success Email:</w:t>
                        </w:r>
                        <w:r>
                          <w:br/>
                          <w:t>To send confirmation email to the User about the Posting</w:t>
                        </w:r>
                      </w:p>
                    </w:txbxContent>
                  </v:textbox>
                  <w10:wrap type="square"/>
                </v:shape>
              </w:pict>
            </mc:Fallback>
          </mc:AlternateContent>
        </w:r>
        <w:r w:rsidDel="3C44E230" w:rsidR="00F71D39">
          <w:rPr>
            <w:sz w:val="24"/>
            <w:szCs w:val="24"/>
          </w:rPr>
          <w:delText xml:space="preserve">                                                             </w:delText>
        </w:r>
      </w:del>
    </w:p>
    <w:p w:rsidR="00C465B0" w:rsidDel="3C44E230" w:rsidP="00555674" w:rsidRDefault="008C5F2F" w14:paraId="183DCB14" w14:textId="07AE09D4">
      <w:pPr>
        <w:tabs>
          <w:tab w:val="left" w:pos="3795"/>
        </w:tabs>
        <w:rPr>
          <w:del w:author="Sandhya Rani Buggamolla" w:date="2020-01-31T10:45:14.4902691" w:id="197973847"/>
          <w:sz w:val="24"/>
          <w:szCs w:val="24"/>
        </w:rPr>
      </w:pPr>
      <w:del w:author="Sandhya Rani Buggamolla" w:date="2020-01-31T10:45:14.4902691" w:id="827058528">
        <w:r w:rsidRPr="008C5F2F" w:rsidDel="3C44E230">
          <w:rPr>
            <w:noProof/>
            <w:sz w:val="24"/>
            <w:szCs w:val="24"/>
          </w:rPr>
          <mc:AlternateContent>
            <mc:Choice Requires="wps">
              <w:drawing>
                <wp:anchor distT="45720" distB="45720" distL="114300" distR="114300" simplePos="0" relativeHeight="251674624" behindDoc="0" locked="0" layoutInCell="1" allowOverlap="1" wp14:anchorId="0F99ABD4" wp14:editId="2348F802">
                  <wp:simplePos x="0" y="0"/>
                  <wp:positionH relativeFrom="column">
                    <wp:posOffset>1057275</wp:posOffset>
                  </wp:positionH>
                  <wp:positionV relativeFrom="paragraph">
                    <wp:posOffset>9525</wp:posOffset>
                  </wp:positionV>
                  <wp:extent cx="1628775" cy="62865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28650"/>
                          </a:xfrm>
                          <a:prstGeom prst="rect">
                            <a:avLst/>
                          </a:prstGeom>
                          <a:solidFill>
                            <a:srgbClr val="FFFFFF"/>
                          </a:solidFill>
                          <a:ln w="9525">
                            <a:solidFill>
                              <a:srgbClr val="000000"/>
                            </a:solidFill>
                            <a:miter lim="800000"/>
                            <a:headEnd/>
                            <a:tailEnd/>
                          </a:ln>
                        </wps:spPr>
                        <wps:txbx>
                          <w:txbxContent>
                            <w:p w:rsidR="008C5F2F" w:rsidP="008C5F2F" w:rsidRDefault="008C5F2F" w14:paraId="42461A68" w14:textId="00B05CD9">
                              <w:pPr>
                                <w:jc w:val="center"/>
                              </w:pPr>
                              <w:r w:rsidRPr="008C5F2F">
                                <w:rPr>
                                  <w:b/>
                                  <w:bCs/>
                                </w:rPr>
                                <w:t>Error Email:</w:t>
                              </w:r>
                              <w:r>
                                <w:br/>
                                <w:t>Send email to the User with the Failure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style="position:absolute;margin-left:83.25pt;margin-top:.75pt;width:128.25pt;height:4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" w14:anchorId="0F99ABD4">
                  <v:textbox>
                    <w:txbxContent>
                      <w:p w:rsidR="008C5F2F" w:rsidP="008C5F2F" w:rsidRDefault="008C5F2F" w14:paraId="42461A68" w14:textId="00B05CD9">
                        <w:pPr>
                          <w:jc w:val="center"/>
                        </w:pPr>
                        <w:r w:rsidRPr="008C5F2F">
                          <w:rPr>
                            <w:b/>
                            <w:bCs/>
                          </w:rPr>
                          <w:t>Error Email:</w:t>
                        </w:r>
                        <w:r>
                          <w:br/>
                          <w:t>Send email to the User with the Failure message</w:t>
                        </w:r>
                      </w:p>
                    </w:txbxContent>
                  </v:textbox>
                  <w10:wrap type="square"/>
                </v:shape>
              </w:pict>
            </mc:Fallback>
          </mc:AlternateContent>
        </w:r>
      </w:del>
    </w:p>
    <w:p w:rsidR="00C465B0" w:rsidDel="3C44E230" w:rsidP="00555674" w:rsidRDefault="00C465B0" w14:paraId="1396E080" w14:textId="77777777">
      <w:pPr>
        <w:tabs>
          <w:tab w:val="left" w:pos="3795"/>
        </w:tabs>
        <w:rPr>
          <w:del w:author="Sandhya Rani Buggamolla" w:date="2020-01-31T10:45:14.4902691" w:id="1272175825"/>
          <w:sz w:val="24"/>
          <w:szCs w:val="24"/>
        </w:rPr>
      </w:pPr>
    </w:p>
    <w:p w:rsidR="00C465B0" w:rsidDel="3C44E230" w:rsidP="00555674" w:rsidRDefault="00C465B0" w14:paraId="3C03D1A8" w14:textId="798EE0AF">
      <w:pPr>
        <w:tabs>
          <w:tab w:val="left" w:pos="3795"/>
        </w:tabs>
        <w:rPr>
          <w:del w:author="Sandhya Rani Buggamolla" w:date="2020-01-31T10:45:14.4902691" w:id="976896502"/>
          <w:sz w:val="24"/>
          <w:szCs w:val="24"/>
        </w:rPr>
      </w:pPr>
    </w:p>
    <w:p w:rsidR="00C465B0" w:rsidDel="3C44E230" w:rsidP="00555674" w:rsidRDefault="00C465B0" w14:paraId="794EA4CA" w14:textId="0C7413E6">
      <w:pPr>
        <w:tabs>
          <w:tab w:val="left" w:pos="3795"/>
        </w:tabs>
        <w:rPr>
          <w:del w:author="Sandhya Rani Buggamolla" w:date="2020-01-31T10:45:14.4902691" w:id="377833328"/>
          <w:sz w:val="24"/>
          <w:szCs w:val="24"/>
        </w:rPr>
      </w:pPr>
    </w:p>
    <w:p w:rsidR="00A63D40" w:rsidDel="3C44E230" w:rsidP="00555674" w:rsidRDefault="00A63D40" w14:paraId="5C2C279C" w14:textId="24F86956">
      <w:pPr>
        <w:tabs>
          <w:tab w:val="left" w:pos="3795"/>
        </w:tabs>
        <w:rPr>
          <w:del w:author="Sandhya Rani Buggamolla" w:date="2020-01-31T10:45:14.4902691" w:id="1133224759"/>
          <w:sz w:val="24"/>
          <w:szCs w:val="24"/>
        </w:rPr>
      </w:pPr>
    </w:p>
    <w:p w:rsidR="00A63D40" w:rsidDel="3C44E230" w:rsidP="00555674" w:rsidRDefault="00A63D40" w14:paraId="68EDBDAA" w14:textId="03921028">
      <w:pPr>
        <w:tabs>
          <w:tab w:val="left" w:pos="3795"/>
        </w:tabs>
        <w:rPr>
          <w:del w:author="Sandhya Rani Buggamolla" w:date="2020-01-31T10:45:14.4902691" w:id="263883352"/>
          <w:sz w:val="24"/>
          <w:szCs w:val="24"/>
        </w:rPr>
      </w:pPr>
    </w:p>
    <w:p w:rsidR="00A63D40" w:rsidDel="3C44E230" w:rsidP="00555674" w:rsidRDefault="00A63D40" w14:paraId="15828981" w14:textId="4BE1CB77">
      <w:pPr>
        <w:tabs>
          <w:tab w:val="left" w:pos="3795"/>
        </w:tabs>
        <w:rPr>
          <w:del w:author="Sandhya Rani Buggamolla" w:date="2020-01-31T10:45:14.4902691" w:id="1484762156"/>
          <w:sz w:val="24"/>
          <w:szCs w:val="24"/>
        </w:rPr>
      </w:pPr>
    </w:p>
    <w:p w:rsidR="00A63D40" w:rsidDel="3C44E230" w:rsidP="00555674" w:rsidRDefault="00A63D40" w14:paraId="30477783" w14:textId="40C0A9EB">
      <w:pPr>
        <w:tabs>
          <w:tab w:val="left" w:pos="3795"/>
        </w:tabs>
        <w:rPr>
          <w:del w:author="Sandhya Rani Buggamolla" w:date="2020-01-31T10:45:14.4902691" w:id="1847308783"/>
          <w:sz w:val="24"/>
          <w:szCs w:val="24"/>
        </w:rPr>
      </w:pPr>
    </w:p>
    <w:p w:rsidR="00A63D40" w:rsidDel="3C44E230" w:rsidP="00555674" w:rsidRDefault="00A63D40" w14:paraId="3A43613B" w14:textId="45F5EB80">
      <w:pPr>
        <w:tabs>
          <w:tab w:val="left" w:pos="3795"/>
        </w:tabs>
        <w:rPr>
          <w:del w:author="Sandhya Rani Buggamolla" w:date="2020-01-31T10:45:14.4902691" w:id="1892353026"/>
          <w:sz w:val="24"/>
          <w:szCs w:val="24"/>
        </w:rPr>
      </w:pPr>
    </w:p>
    <w:p w:rsidR="00A63D40" w:rsidDel="3C44E230" w:rsidP="00555674" w:rsidRDefault="00A63D40" w14:paraId="065869E4" w14:textId="08E301E2">
      <w:pPr>
        <w:tabs>
          <w:tab w:val="left" w:pos="3795"/>
        </w:tabs>
        <w:rPr>
          <w:del w:author="Sandhya Rani Buggamolla" w:date="2020-01-31T10:45:14.4902691" w:id="762459491"/>
          <w:sz w:val="24"/>
          <w:szCs w:val="24"/>
        </w:rPr>
      </w:pPr>
    </w:p>
    <w:p w:rsidR="00A63D40" w:rsidDel="3C44E230" w:rsidP="00555674" w:rsidRDefault="00A63D40" w14:paraId="07CBFB78" w14:textId="507B80B5">
      <w:pPr>
        <w:tabs>
          <w:tab w:val="left" w:pos="3795"/>
        </w:tabs>
        <w:rPr>
          <w:del w:author="Sandhya Rani Buggamolla" w:date="2020-01-31T10:45:14.4902691" w:id="693168405"/>
          <w:sz w:val="24"/>
          <w:szCs w:val="24"/>
        </w:rPr>
      </w:pPr>
    </w:p>
    <w:p w:rsidR="00A63D40" w:rsidDel="3C44E230" w:rsidP="00555674" w:rsidRDefault="00A63D40" w14:paraId="2D058582" w14:textId="596A4879">
      <w:pPr>
        <w:tabs>
          <w:tab w:val="left" w:pos="3795"/>
        </w:tabs>
        <w:rPr>
          <w:del w:author="Sandhya Rani Buggamolla" w:date="2020-01-31T10:45:14.4902691" w:id="1186547383"/>
          <w:sz w:val="24"/>
          <w:szCs w:val="24"/>
        </w:rPr>
      </w:pPr>
      <w:del w:author="Sandhya Rani Buggamolla" w:date="2020-01-31T10:45:14.4902691" w:id="702489465">
        <w:r w:rsidDel="3C44E230">
          <w:rPr>
            <w:sz w:val="24"/>
            <w:szCs w:val="24"/>
          </w:rPr>
          <w:delText>General Flow of Load and Post Process:</w:delText>
        </w:r>
      </w:del>
    </w:p>
    <w:p w:rsidR="00A63D40" w:rsidDel="3C44E230" w:rsidP="00555674" w:rsidRDefault="00E0600F" w14:paraId="7B6054FD" w14:textId="4D4429D1">
      <w:pPr>
        <w:tabs>
          <w:tab w:val="left" w:pos="3795"/>
        </w:tabs>
        <w:rPr>
          <w:del w:author="Sandhya Rani Buggamolla" w:date="2020-01-31T10:45:14.4902691" w:id="435166064"/>
          <w:sz w:val="24"/>
          <w:szCs w:val="24"/>
        </w:rPr>
      </w:pPr>
      <w:del w:author="Sandhya Rani Buggamolla" w:date="2020-01-31T10:45:14.4902691" w:id="1139241864">
        <w:r w:rsidDel="3C44E230">
          <w:rPr>
            <w:noProof/>
          </w:rPr>
          <w:lastRenderedPageBreak/>
          <w:drawing>
            <wp:inline distT="0" distB="0" distL="0" distR="0" wp14:anchorId="4B050C32" wp14:editId="33F1E7B1">
              <wp:extent cx="6079230" cy="3286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2029" cy="3293043"/>
                      </a:xfrm>
                      <a:prstGeom prst="rect">
                        <a:avLst/>
                      </a:prstGeom>
                    </pic:spPr>
                  </pic:pic>
                </a:graphicData>
              </a:graphic>
            </wp:inline>
          </w:drawing>
        </w:r>
      </w:del>
    </w:p>
    <w:p w:rsidR="00A63D40" w:rsidDel="3C44E230" w:rsidP="00555674" w:rsidRDefault="00D168D8" w14:paraId="7396A2C8" w14:textId="5C27F732">
      <w:pPr>
        <w:tabs>
          <w:tab w:val="left" w:pos="3795"/>
        </w:tabs>
        <w:rPr>
          <w:del w:author="Sandhya Rani Buggamolla" w:date="2020-01-31T10:45:14.4902691" w:id="964696496"/>
          <w:sz w:val="24"/>
          <w:szCs w:val="24"/>
        </w:rPr>
      </w:pPr>
      <w:del w:author="Sandhya Rani Buggamolla" w:date="2020-01-31T10:45:14.4902691" w:id="1269395351">
        <w:r w:rsidDel="3C44E230">
          <w:rPr>
            <w:sz w:val="24"/>
            <w:szCs w:val="24"/>
          </w:rPr>
          <w:delText>Analysis during issues in Load or Post:</w:delText>
        </w:r>
      </w:del>
    </w:p>
    <w:p w:rsidR="00D168D8" w:rsidDel="3C44E230" w:rsidP="00D168D8" w:rsidRDefault="00D168D8" w14:paraId="03B1EC89" w14:textId="04ACF668">
      <w:pPr>
        <w:tabs>
          <w:tab w:val="left" w:pos="3795"/>
        </w:tabs>
        <w:rPr>
          <w:del w:author="Sandhya Rani Buggamolla" w:date="2020-01-31T10:45:14.4902691" w:id="1719573708"/>
          <w:sz w:val="24"/>
          <w:szCs w:val="24"/>
        </w:rPr>
      </w:pPr>
      <w:del w:author="Sandhya Rani Buggamolla" w:date="2020-01-31T10:45:14.4902691" w:id="201263013">
        <w:r w:rsidRPr="00D168D8" w:rsidDel="3C44E230">
          <w:rPr>
            <w:sz w:val="24"/>
            <w:szCs w:val="24"/>
          </w:rPr>
          <w:delText>First check if the User has made a Run Load or Run Post by looking into the</w:delText>
        </w:r>
        <w:r w:rsidDel="3C44E230">
          <w:rPr>
            <w:sz w:val="24"/>
            <w:szCs w:val="24"/>
          </w:rPr>
          <w:delText xml:space="preserve"> “fk_RunProcessConfig” column of the </w:delText>
        </w:r>
        <w:r w:rsidRPr="00D168D8" w:rsidDel="3C44E230">
          <w:rPr>
            <w:sz w:val="24"/>
            <w:szCs w:val="24"/>
          </w:rPr>
          <w:delText xml:space="preserve"> Table called </w:delText>
        </w:r>
      </w:del>
      <w:proofErr w:type="spellStart"/>
      <w:del w:author="Sandhya Rani Buggamolla" w:date="2020-01-31T10:45:14.4902691" w:id="1535900587">
        <w:r w:rsidRPr="00D168D8" w:rsidDel="3C44E230">
          <w:rPr>
            <w:sz w:val="24"/>
            <w:szCs w:val="24"/>
          </w:rPr>
          <w:delText>RunProcessLog</w:delText>
        </w:r>
      </w:del>
      <w:proofErr w:type="spellEnd"/>
      <w:del w:author="Sandhya Rani Buggamolla" w:date="2020-01-31T10:45:14.4902691" w:id="378792638">
        <w:r w:rsidRPr="00D168D8" w:rsidDel="3C44E230">
          <w:rPr>
            <w:sz w:val="24"/>
            <w:szCs w:val="24"/>
          </w:rPr>
          <w:delText>(</w:delText>
        </w:r>
      </w:del>
      <w:proofErr w:type="spellStart"/>
      <w:del w:author="Sandhya Rani Buggamolla" w:date="2020-01-31T10:45:14.4902691" w:id="232961864">
        <w:r w:rsidRPr="00D168D8" w:rsidDel="3C44E230">
          <w:rPr>
            <w:sz w:val="24"/>
            <w:szCs w:val="24"/>
          </w:rPr>
          <w:delText>FDM_Process</w:delText>
        </w:r>
      </w:del>
      <w:proofErr w:type="spellEnd"/>
      <w:del w:author="Sandhya Rani Buggamolla" w:date="2020-01-31T10:45:14.4902691" w:id="1734454389">
        <w:r w:rsidRPr="00D168D8" w:rsidDel="3C44E230">
          <w:rPr>
            <w:sz w:val="24"/>
            <w:szCs w:val="24"/>
          </w:rPr>
          <w:delText xml:space="preserve"> DB). </w:delText>
        </w:r>
        <w:r w:rsidDel="3C44E230">
          <w:rPr>
            <w:sz w:val="24"/>
            <w:szCs w:val="24"/>
          </w:rPr>
          <w:delText xml:space="preserve">If the Column value is anything other than 14, consider that as a Load. If the Column value is </w:delText>
        </w:r>
        <w:r w:rsidDel="3C44E230" w:rsidR="004E500F">
          <w:rPr>
            <w:sz w:val="24"/>
            <w:szCs w:val="24"/>
          </w:rPr>
          <w:delText xml:space="preserve">equal to </w:delText>
        </w:r>
        <w:r w:rsidDel="3C44E230">
          <w:rPr>
            <w:sz w:val="24"/>
            <w:szCs w:val="24"/>
          </w:rPr>
          <w:delText>14</w:delText>
        </w:r>
        <w:r w:rsidDel="3C44E230" w:rsidR="004E500F">
          <w:rPr>
            <w:sz w:val="24"/>
            <w:szCs w:val="24"/>
          </w:rPr>
          <w:delText>, it is a Posting by User.</w:delText>
        </w:r>
      </w:del>
    </w:p>
    <w:p w:rsidR="004E500F" w:rsidDel="3C44E230" w:rsidP="004E500F" w:rsidRDefault="004E500F" w14:paraId="7A75B258" w14:textId="73DC9A6D">
      <w:pPr>
        <w:pStyle w:val="ListParagraph"/>
        <w:numPr>
          <w:ilvl w:val="0"/>
          <w:numId w:val="6"/>
        </w:numPr>
        <w:tabs>
          <w:tab w:val="left" w:pos="3795"/>
        </w:tabs>
        <w:rPr>
          <w:del w:author="Sandhya Rani Buggamolla" w:date="2020-01-31T10:45:14.4902691" w:id="466519692"/>
          <w:sz w:val="24"/>
          <w:szCs w:val="24"/>
        </w:rPr>
      </w:pPr>
      <w:del w:author="Sandhya Rani Buggamolla" w:date="2020-01-31T10:45:14.4902691" w:id="1030761313">
        <w:r w:rsidRPr="004E500F" w:rsidDel="3C44E230">
          <w:rPr>
            <w:b/>
            <w:bCs/>
            <w:sz w:val="24"/>
            <w:szCs w:val="24"/>
          </w:rPr>
          <w:delText>Load</w:delText>
        </w:r>
        <w:r w:rsidDel="3C44E230">
          <w:rPr>
            <w:sz w:val="24"/>
            <w:szCs w:val="24"/>
          </w:rPr>
          <w:delText xml:space="preserve">: Details like the Folder Name &amp; Package Name can be retrieved from the Tables namely “RunProcessLog” and “RunProcessConfig”. With this information, Team can check that </w:delText>
        </w:r>
        <w:r w:rsidDel="3C44E230" w:rsidR="008779E9">
          <w:rPr>
            <w:sz w:val="24"/>
            <w:szCs w:val="24"/>
          </w:rPr>
          <w:delText>relative</w:delText>
        </w:r>
        <w:r w:rsidDel="3C44E230">
          <w:rPr>
            <w:sz w:val="24"/>
            <w:szCs w:val="24"/>
          </w:rPr>
          <w:delText xml:space="preserve"> package logs to investigate further</w:delText>
        </w:r>
        <w:r w:rsidDel="3C44E230" w:rsidR="009B614E">
          <w:rPr>
            <w:sz w:val="24"/>
            <w:szCs w:val="24"/>
          </w:rPr>
          <w:delText xml:space="preserve"> on the issue</w:delText>
        </w:r>
        <w:r w:rsidDel="3C44E230">
          <w:rPr>
            <w:sz w:val="24"/>
            <w:szCs w:val="24"/>
          </w:rPr>
          <w:delText>.</w:delText>
        </w:r>
      </w:del>
    </w:p>
    <w:p w:rsidRPr="009B614E" w:rsidR="009B614E" w:rsidDel="3C44E230" w:rsidP="009B614E" w:rsidRDefault="004E500F" w14:textId="5BF63B5D" w14:paraId="51B4CA37">
      <w:pPr>
        <w:pStyle w:val="ListParagraph"/>
        <w:numPr>
          <w:ilvl w:val="0"/>
          <w:numId w:val="6"/>
        </w:numPr>
        <w:tabs>
          <w:tab w:val="left" w:pos="3795"/>
        </w:tabs>
        <w:rPr>
          <w:del w:author="Sandhya Rani Buggamolla" w:date="2020-01-31T10:45:14.4902691" w:id="544747277"/>
          <w:sz w:val="24"/>
          <w:szCs w:val="24"/>
          <w:rPrChange w:author="Sandhya Rani Buggamolla" w:date="2020-01-31T10:27:53.8865116" w:id="1219166459">
            <w:rPr/>
          </w:rPrChange>
        </w:rPr>
      </w:pPr>
      <w:del w:author="Sandhya Rani Buggamolla" w:date="2020-01-31T10:45:14.4902691" w:id="1640994689">
        <w:r w:rsidRPr="004E500F" w:rsidDel="3C44E230">
          <w:rPr>
            <w:b w:val="1"/>
            <w:bCs w:val="1"/>
            <w:sz w:val="24"/>
            <w:szCs w:val="24"/>
          </w:rPr>
          <w:delText xml:space="preserve">Post: </w:delText>
        </w:r>
        <w:r w:rsidRPr="009B614E" w:rsidDel="3C44E230" w:rsidR="009B614E">
          <w:rPr>
            <w:sz w:val="24"/>
            <w:szCs w:val="24"/>
          </w:rPr>
          <w:delText>As said above, that during the Post, Fk_RunprocessConfig value will be 14 due to which the Package and the Folder Name would be the same throughout any postings.</w:delText>
        </w:r>
        <w:r w:rsidDel="3C44E230" w:rsidR="009B614E">
          <w:rPr>
            <w:sz w:val="24"/>
            <w:szCs w:val="24"/>
          </w:rPr>
          <w:delText xml:space="preserve"> Package “</w:delText>
        </w:r>
      </w:del>
      <w:proofErr w:type="spellStart"/>
      <w:del w:author="Sandhya Rani Buggamolla" w:date="2020-01-31T10:45:14.4902691" w:id="2082584626">
        <w:r w:rsidDel="3C44E230" w:rsidR="009B614E">
          <w:rPr>
            <w:sz w:val="24"/>
            <w:szCs w:val="24"/>
          </w:rPr>
          <w:delText>AgressoPosting</w:delText>
        </w:r>
      </w:del>
      <w:proofErr w:type="spellEnd"/>
      <w:del w:author="Sandhya Rani Buggamolla" w:date="2020-01-31T10:45:14.4902691" w:id="902439395">
        <w:r w:rsidDel="3C44E230" w:rsidR="009B614E">
          <w:rPr>
            <w:sz w:val="24"/>
            <w:szCs w:val="24"/>
          </w:rPr>
          <w:delText xml:space="preserve">” and </w:delText>
        </w:r>
      </w:del>
      <w:proofErr w:type="spellStart"/>
      <w:del w:author="Sandhya Rani Buggamolla" w:date="2020-01-31T10:45:14.4902691" w:id="635515932">
        <w:r w:rsidDel="3C44E230" w:rsidR="009B614E">
          <w:rPr>
            <w:sz w:val="24"/>
            <w:szCs w:val="24"/>
          </w:rPr>
          <w:delText>FolderName</w:delText>
        </w:r>
      </w:del>
      <w:proofErr w:type="spellEnd"/>
      <w:del w:author="Sandhya Rani Buggamolla" w:date="2020-01-31T10:45:14.4902691" w:id="2022576222">
        <w:r w:rsidDel="3C44E230" w:rsidR="009B614E">
          <w:rPr>
            <w:sz w:val="24"/>
            <w:szCs w:val="24"/>
          </w:rPr>
          <w:delText xml:space="preserve"> “Posting Engine” are used to identify the root causes of any issues raised by User while Posting.</w:delText>
        </w:r>
      </w:del>
    </w:p>
    <w:p w:rsidR="6F7FF027" w:rsidDel="40C0DCCE" w:rsidP="3C44E230" w:rsidRDefault="6F7FF027" w14:paraId="33A45211" w14:textId="051635EC">
      <w:pPr>
        <w:pStyle w:val="Normal"/>
        <w:ind w:left="0"/>
        <w:rPr>
          <w:del w:author="Sandhya Rani Buggamolla" w:date="2020-01-31T10:45:44.7786769" w:id="1106799768"/>
          <w:sz w:val="24"/>
          <w:szCs w:val="24"/>
          <w:rPrChange w:author="Sandhya Rani Buggamolla" w:date="2020-01-31T10:45:14.4902691" w:id="576817882">
            <w:rPr/>
          </w:rPrChange>
        </w:rPr>
        <w:pPrChange w:author="Sandhya Rani Buggamolla" w:date="2020-01-31T10:45:14.4902691" w:id="885081710">
          <w:pPr/>
        </w:pPrChange>
      </w:pPr>
    </w:p>
    <w:p w:rsidR="6F7FF027" w:rsidDel="3FFE38EB" w:rsidP="6F7FF027" w:rsidRDefault="6F7FF027" w14:paraId="650E5CA1" w14:textId="27B5B9B9">
      <w:pPr>
        <w:pStyle w:val="Normal"/>
        <w:rPr>
          <w:ins w:author="Sandhya Rani Buggamolla" w:date="2020-01-31T10:27:53.8865116" w:id="458019014"/>
          <w:del w:author="Sandhya Rani Buggamolla" w:date="2020-01-31T10:31:25.0180241" w:id="303097395"/>
          <w:sz w:val="24"/>
          <w:szCs w:val="24"/>
          <w:rPrChange w:author="Sandhya Rani Buggamolla" w:date="2020-01-31T10:27:53.8865116" w:id="94847094">
            <w:rPr/>
          </w:rPrChange>
        </w:rPr>
        <w:pPrChange w:author="Sandhya Rani Buggamolla" w:date="2020-01-31T10:27:53.8865116" w:id="1557775629">
          <w:pPr/>
        </w:pPrChange>
      </w:pPr>
    </w:p>
    <w:p w:rsidR="3FFE38EB" w:rsidP="3FFE38EB" w:rsidRDefault="3FFE38EB" w14:paraId="39475D9D" w14:textId="5D98CA09">
      <w:pPr>
        <w:spacing w:line="257" w:lineRule="auto"/>
        <w:jc w:val="center"/>
        <w:rPr>
          <w:ins w:author="Sandhya Rani Buggamolla" w:date="2020-01-31T10:31:25.0180241" w:id="1445751998"/>
          <w:rFonts w:ascii="Calibri" w:hAnsi="Calibri" w:eastAsia="Calibri" w:cs="Calibri"/>
          <w:b w:val="1"/>
          <w:bCs w:val="1"/>
          <w:noProof w:val="0"/>
          <w:sz w:val="28"/>
          <w:szCs w:val="28"/>
          <w:lang w:val="en-IN"/>
          <w:rPrChange w:author="Sandhya Rani Buggamolla" w:date="2020-01-31T10:31:25.0180241" w:id="319044975">
            <w:rPr/>
          </w:rPrChange>
        </w:rPr>
        <w:pPrChange w:author="Sandhya Rani Buggamolla" w:date="2020-01-31T10:31:25.0180241" w:id="1170176649">
          <w:pPr/>
        </w:pPrChange>
      </w:pPr>
      <w:ins w:author="Sandhya Rani Buggamolla" w:date="2020-01-31T10:31:25.0180241" w:id="319218721">
        <w:r w:rsidRPr="3FFE38EB" w:rsidR="3FFE38EB">
          <w:rPr>
            <w:rFonts w:ascii="Calibri" w:hAnsi="Calibri" w:eastAsia="Calibri" w:cs="Calibri"/>
            <w:b w:val="1"/>
            <w:bCs w:val="1"/>
            <w:noProof w:val="0"/>
            <w:sz w:val="28"/>
            <w:szCs w:val="28"/>
            <w:lang w:val="en-IN"/>
            <w:rPrChange w:author="Sandhya Rani Buggamolla" w:date="2020-01-31T10:31:25.0180241" w:id="526969028">
              <w:rPr/>
            </w:rPrChange>
          </w:rPr>
          <w:t>Basic concepts of FDM</w:t>
        </w:r>
      </w:ins>
      <w:r>
        <w:br/>
      </w:r>
      <w:ins w:author="Sandhya Rani Buggamolla" w:date="2020-01-31T10:31:25.0180241" w:id="2069743264">
        <w:r w:rsidRPr="3FFE38EB" w:rsidR="3FFE38EB">
          <w:rPr>
            <w:rFonts w:ascii="Calibri" w:hAnsi="Calibri" w:eastAsia="Calibri" w:cs="Calibri"/>
            <w:b w:val="1"/>
            <w:bCs w:val="1"/>
            <w:noProof w:val="0"/>
            <w:sz w:val="28"/>
            <w:szCs w:val="28"/>
            <w:lang w:val="en-IN"/>
            <w:rPrChange w:author="Sandhya Rani Buggamolla" w:date="2020-01-31T10:31:25.0180241" w:id="1604487271">
              <w:rPr/>
            </w:rPrChange>
          </w:rPr>
          <w:t xml:space="preserve"> </w:t>
        </w:r>
      </w:ins>
      <w:del w:author="Sandhya Rani Buggamolla" w:date="2020-01-31T10:45:44.7786769" w:id="1695446024">
        <w:r w:rsidDel="40C0DCCE">
          <w:br/>
        </w:r>
      </w:del>
    </w:p>
    <w:p w:rsidR="3FFE38EB" w:rsidP="3FFE38EB" w:rsidRDefault="3FFE38EB" w14:paraId="7E506044" w14:textId="5C915101">
      <w:pPr>
        <w:spacing w:line="257" w:lineRule="auto"/>
        <w:jc w:val="both"/>
        <w:rPr>
          <w:ins w:author="Sandhya Rani Buggamolla" w:date="2020-01-31T10:31:25.0180241" w:id="317125080"/>
        </w:rPr>
        <w:pPrChange w:author="Sandhya Rani Buggamolla" w:date="2020-01-31T10:31:25.0180241" w:id="271492202">
          <w:pPr/>
        </w:pPrChange>
      </w:pPr>
      <w:ins w:author="Sandhya Rani Buggamolla" w:date="2020-01-31T10:31:25.0180241" w:id="1255487177">
        <w:r w:rsidRPr="3FFE38EB" w:rsidR="3FFE38EB">
          <w:rPr>
            <w:rFonts w:ascii="Calibri" w:hAnsi="Calibri" w:eastAsia="Calibri" w:cs="Calibri"/>
            <w:noProof w:val="0"/>
            <w:sz w:val="24"/>
            <w:szCs w:val="24"/>
            <w:lang w:val="en-IN"/>
            <w:rPrChange w:author="Sandhya Rani Buggamolla" w:date="2020-01-31T10:31:25.0180241" w:id="2101850726">
              <w:rPr/>
            </w:rPrChange>
          </w:rPr>
          <w:t>This Document demonstrates the basic structure of the FDM system.</w:t>
        </w:r>
      </w:ins>
    </w:p>
    <w:p w:rsidR="3FFE38EB" w:rsidP="3FFE38EB" w:rsidRDefault="3FFE38EB" w14:paraId="0B5F1E9C" w14:textId="2D1A2D04">
      <w:pPr>
        <w:spacing w:line="257" w:lineRule="auto"/>
        <w:jc w:val="both"/>
        <w:rPr>
          <w:ins w:author="Sandhya Rani Buggamolla" w:date="2020-01-31T10:31:25.0180241" w:id="1130041574"/>
        </w:rPr>
        <w:pPrChange w:author="Sandhya Rani Buggamolla" w:date="2020-01-31T10:31:25.0180241" w:id="479545932">
          <w:pPr/>
        </w:pPrChange>
      </w:pPr>
      <w:ins w:author="Sandhya Rani Buggamolla" w:date="2020-01-31T10:31:25.0180241" w:id="1582563466">
        <w:r w:rsidRPr="3FFE38EB" w:rsidR="3FFE38EB">
          <w:rPr>
            <w:rFonts w:ascii="Calibri" w:hAnsi="Calibri" w:eastAsia="Calibri" w:cs="Calibri"/>
            <w:b w:val="1"/>
            <w:bCs w:val="1"/>
            <w:noProof w:val="0"/>
            <w:sz w:val="24"/>
            <w:szCs w:val="24"/>
            <w:lang w:val="en-IN"/>
            <w:rPrChange w:author="Sandhya Rani Buggamolla" w:date="2020-01-31T10:31:25.0180241" w:id="504923833">
              <w:rPr/>
            </w:rPrChange>
          </w:rPr>
          <w:t>What is FDM:</w:t>
        </w:r>
      </w:ins>
    </w:p>
    <w:p w:rsidR="3FFE38EB" w:rsidP="3FFE38EB" w:rsidRDefault="3FFE38EB" w14:paraId="28CE278F" w14:textId="43643113">
      <w:pPr>
        <w:spacing w:line="257" w:lineRule="auto"/>
        <w:jc w:val="both"/>
        <w:rPr>
          <w:ins w:author="Sandhya Rani Buggamolla" w:date="2020-01-31T10:31:25.0180241" w:id="883519727"/>
        </w:rPr>
        <w:pPrChange w:author="Sandhya Rani Buggamolla" w:date="2020-01-31T10:31:25.0180241" w:id="1673372726">
          <w:pPr/>
        </w:pPrChange>
      </w:pPr>
      <w:ins w:author="Sandhya Rani Buggamolla" w:date="2020-01-31T10:31:25.0180241" w:id="2108667749">
        <w:r w:rsidRPr="3FFE38EB" w:rsidR="3FFE38EB">
          <w:rPr>
            <w:rFonts w:ascii="Calibri" w:hAnsi="Calibri" w:eastAsia="Calibri" w:cs="Calibri"/>
            <w:noProof w:val="0"/>
            <w:sz w:val="24"/>
            <w:szCs w:val="24"/>
            <w:lang w:val="en-IN"/>
            <w:rPrChange w:author="Sandhya Rani Buggamolla" w:date="2020-01-31T10:31:25.0180241" w:id="393691635">
              <w:rPr/>
            </w:rPrChange>
          </w:rPr>
          <w:t>FDM stands for “</w:t>
        </w:r>
        <w:r w:rsidRPr="3FFE38EB" w:rsidR="3FFE38EB">
          <w:rPr>
            <w:rFonts w:ascii="Calibri" w:hAnsi="Calibri" w:eastAsia="Calibri" w:cs="Calibri"/>
            <w:b w:val="1"/>
            <w:bCs w:val="1"/>
            <w:noProof w:val="0"/>
            <w:sz w:val="24"/>
            <w:szCs w:val="24"/>
            <w:lang w:val="en-IN"/>
            <w:rPrChange w:author="Sandhya Rani Buggamolla" w:date="2020-01-31T10:31:25.0180241" w:id="1294260327">
              <w:rPr/>
            </w:rPrChange>
          </w:rPr>
          <w:t>Finance DataMart</w:t>
        </w:r>
        <w:r w:rsidRPr="3FFE38EB" w:rsidR="3FFE38EB">
          <w:rPr>
            <w:rFonts w:ascii="Calibri" w:hAnsi="Calibri" w:eastAsia="Calibri" w:cs="Calibri"/>
            <w:noProof w:val="0"/>
            <w:sz w:val="24"/>
            <w:szCs w:val="24"/>
            <w:lang w:val="en-IN"/>
            <w:rPrChange w:author="Sandhya Rani Buggamolla" w:date="2020-01-31T10:31:25.0180241" w:id="1870765505">
              <w:rPr/>
            </w:rPrChange>
          </w:rPr>
          <w:t>” system which is generally a multidimensional database (called as Cube). The FDM will enable Finance change by providing Finance with a store of data; an application for system generated calculations; the ability to post data to, and extract data from, Agresso; and an analysis and reporting functionality. The purpose of FDM is to import data into Agresso.</w:t>
        </w:r>
      </w:ins>
    </w:p>
    <w:p w:rsidR="3FFE38EB" w:rsidP="3FFE38EB" w:rsidRDefault="3FFE38EB" w14:paraId="57AB7160" w14:textId="715EC992">
      <w:pPr>
        <w:spacing w:line="257" w:lineRule="auto"/>
        <w:jc w:val="both"/>
        <w:rPr>
          <w:ins w:author="Sandhya Rani Buggamolla" w:date="2020-01-31T10:31:25.0180241" w:id="1991431414"/>
        </w:rPr>
        <w:pPrChange w:author="Sandhya Rani Buggamolla" w:date="2020-01-31T10:31:25.0180241" w:id="1685581021">
          <w:pPr/>
        </w:pPrChange>
      </w:pPr>
      <w:ins w:author="Sandhya Rani Buggamolla" w:date="2020-01-31T10:31:25.0180241" w:id="142051734">
        <w:r w:rsidRPr="3FFE38EB" w:rsidR="3FFE38EB">
          <w:rPr>
            <w:rFonts w:ascii="Calibri" w:hAnsi="Calibri" w:eastAsia="Calibri" w:cs="Calibri"/>
            <w:noProof w:val="0"/>
            <w:sz w:val="24"/>
            <w:szCs w:val="24"/>
            <w:lang w:val="en-IN"/>
            <w:rPrChange w:author="Sandhya Rani Buggamolla" w:date="2020-01-31T10:31:25.0180241" w:id="1529788933">
              <w:rPr/>
            </w:rPrChange>
          </w:rPr>
          <w:t>The below diagram illustrates the stages of data flow throughout the FDM system:</w:t>
        </w:r>
      </w:ins>
    </w:p>
    <w:p w:rsidR="3FFE38EB" w:rsidP="3FFE38EB" w:rsidRDefault="3FFE38EB" w14:paraId="19F08438" w14:textId="3B5D1B47">
      <w:pPr>
        <w:pStyle w:val="Normal"/>
        <w:rPr>
          <w:ins w:author="Sandhya Rani Buggamolla" w:date="2020-01-31T10:31:25.0180241" w:id="2030779091"/>
        </w:rPr>
        <w:pPrChange w:author="Sandhya Rani Buggamolla" w:date="2020-01-31T10:31:25.0180241" w:id="251743012">
          <w:pPr/>
        </w:pPrChange>
      </w:pPr>
      <w:ins w:author="Sandhya Rani Buggamolla" w:date="2020-01-31T10:31:25.0180241" w:id="781889125">
        <w:r>
          <w:drawing>
            <wp:inline wp14:editId="6151F248" wp14:anchorId="19C2121C">
              <wp:extent cx="5429250" cy="1391245"/>
              <wp:effectExtent l="0" t="0" r="0" b="0"/>
              <wp:docPr id="721712277" name="" title=""/>
              <wp:cNvGraphicFramePr>
                <a:graphicFrameLocks noChangeAspect="1"/>
              </wp:cNvGraphicFramePr>
              <a:graphic>
                <a:graphicData uri="http://schemas.openxmlformats.org/drawingml/2006/picture">
                  <pic:pic>
                    <pic:nvPicPr>
                      <pic:cNvPr id="0" name=""/>
                      <pic:cNvPicPr/>
                    </pic:nvPicPr>
                    <pic:blipFill>
                      <a:blip r:embed="Rb0b3e774fb5a4c40">
                        <a:extLst>
                          <a:ext xmlns:a="http://schemas.openxmlformats.org/drawingml/2006/main" uri="{28A0092B-C50C-407E-A947-70E740481C1C}">
                            <a14:useLocalDpi val="0"/>
                          </a:ext>
                        </a:extLst>
                      </a:blip>
                      <a:stretch>
                        <a:fillRect/>
                      </a:stretch>
                    </pic:blipFill>
                    <pic:spPr>
                      <a:xfrm>
                        <a:off x="0" y="0"/>
                        <a:ext cx="5429250" cy="1391245"/>
                      </a:xfrm>
                      <a:prstGeom prst="rect">
                        <a:avLst/>
                      </a:prstGeom>
                    </pic:spPr>
                  </pic:pic>
                </a:graphicData>
              </a:graphic>
            </wp:inline>
          </w:drawing>
        </w:r>
      </w:ins>
    </w:p>
    <w:p w:rsidR="3FFE38EB" w:rsidP="28BB1636" w:rsidRDefault="3FFE38EB" w14:paraId="5DBA34BA" w14:textId="5CF77A45">
      <w:pPr>
        <w:spacing w:line="257" w:lineRule="auto"/>
        <w:jc w:val="both"/>
        <w:rPr>
          <w:ins w:author="Sandhya Rani Buggamolla" w:date="2020-01-31T10:31:55.4046427" w:id="1208052782"/>
        </w:rPr>
      </w:pPr>
      <w:ins w:author="Sandhya Rani Buggamolla" w:date="2020-01-31T10:31:55.4046427" w:id="1034721449">
        <w:r w:rsidRPr="28BB1636" w:rsidR="28BB1636">
          <w:rPr>
            <w:rFonts w:ascii="Calibri" w:hAnsi="Calibri" w:eastAsia="Calibri" w:cs="Calibri"/>
            <w:noProof w:val="0"/>
            <w:sz w:val="24"/>
            <w:szCs w:val="24"/>
            <w:lang w:val="en-IN"/>
            <w:rPrChange w:author="Sandhya Rani Buggamolla" w:date="2020-01-31T10:31:55.4046427" w:id="1311927128">
              <w:rPr/>
            </w:rPrChange>
          </w:rPr>
          <w:t>Description of each stage is as follows:</w:t>
        </w:r>
      </w:ins>
    </w:p>
    <w:p w:rsidR="3FFE38EB" w:rsidP="28BB1636" w:rsidRDefault="3FFE38EB" w14:paraId="47FFB6E3" w14:textId="689371F5">
      <w:pPr>
        <w:spacing w:line="257" w:lineRule="auto"/>
        <w:jc w:val="both"/>
        <w:rPr>
          <w:ins w:author="Sandhya Rani Buggamolla" w:date="2020-01-31T10:31:55.4046427" w:id="1746895419"/>
        </w:rPr>
      </w:pPr>
      <w:ins w:author="Sandhya Rani Buggamolla" w:date="2020-01-31T10:31:55.4046427" w:id="1221641802">
        <w:r w:rsidRPr="28BB1636" w:rsidR="28BB1636">
          <w:rPr>
            <w:rFonts w:ascii="Calibri" w:hAnsi="Calibri" w:eastAsia="Calibri" w:cs="Calibri"/>
            <w:b w:val="1"/>
            <w:bCs w:val="1"/>
            <w:noProof w:val="0"/>
            <w:sz w:val="32"/>
            <w:szCs w:val="32"/>
            <w:lang w:val="en-IN"/>
            <w:rPrChange w:author="Sandhya Rani Buggamolla" w:date="2020-01-31T10:31:55.4046427" w:id="411143371">
              <w:rPr/>
            </w:rPrChange>
          </w:rPr>
          <w:t>STAGE 1:</w:t>
        </w:r>
      </w:ins>
    </w:p>
    <w:p w:rsidR="3FFE38EB" w:rsidP="28BB1636" w:rsidRDefault="3FFE38EB" w14:paraId="51BCBFE7" w14:textId="3796E8ED">
      <w:pPr>
        <w:spacing w:line="257" w:lineRule="auto"/>
        <w:jc w:val="both"/>
        <w:rPr>
          <w:ins w:author="Sandhya Rani Buggamolla" w:date="2020-01-31T10:31:55.4046427" w:id="175329"/>
        </w:rPr>
      </w:pPr>
      <w:ins w:author="Sandhya Rani Buggamolla" w:date="2020-01-31T10:31:55.4046427" w:id="1682863209">
        <w:r w:rsidRPr="28BB1636" w:rsidR="28BB1636">
          <w:rPr>
            <w:rFonts w:ascii="Calibri" w:hAnsi="Calibri" w:eastAsia="Calibri" w:cs="Calibri"/>
            <w:noProof w:val="0"/>
            <w:sz w:val="24"/>
            <w:szCs w:val="24"/>
            <w:lang w:val="en-IN"/>
            <w:rPrChange w:author="Sandhya Rani Buggamolla" w:date="2020-01-31T10:31:55.4046427" w:id="2092867362">
              <w:rPr/>
            </w:rPrChange>
          </w:rPr>
          <w:t>This stage is about loading the data from an outside source to FDM system.</w:t>
        </w:r>
      </w:ins>
    </w:p>
    <w:p w:rsidR="3FFE38EB" w:rsidP="28BB1636" w:rsidRDefault="3FFE38EB" w14:paraId="226CA4A8" w14:textId="77782571">
      <w:pPr>
        <w:spacing w:line="257" w:lineRule="auto"/>
        <w:jc w:val="both"/>
        <w:rPr>
          <w:ins w:author="Sandhya Rani Buggamolla" w:date="2020-01-31T10:31:55.4046427" w:id="2718184"/>
        </w:rPr>
      </w:pPr>
      <w:ins w:author="Sandhya Rani Buggamolla" w:date="2020-01-31T10:31:55.4046427" w:id="141568765">
        <w:r w:rsidRPr="28BB1636" w:rsidR="28BB1636">
          <w:rPr>
            <w:rFonts w:ascii="Calibri" w:hAnsi="Calibri" w:eastAsia="Calibri" w:cs="Calibri"/>
            <w:b w:val="1"/>
            <w:bCs w:val="1"/>
            <w:noProof w:val="0"/>
            <w:sz w:val="24"/>
            <w:szCs w:val="24"/>
            <w:lang w:val="en-IN"/>
            <w:rPrChange w:author="Sandhya Rani Buggamolla" w:date="2020-01-31T10:31:55.4046427" w:id="666499035">
              <w:rPr/>
            </w:rPrChange>
          </w:rPr>
          <w:t>External data source:</w:t>
        </w:r>
        <w:r w:rsidRPr="28BB1636" w:rsidR="28BB1636">
          <w:rPr>
            <w:rFonts w:ascii="Calibri" w:hAnsi="Calibri" w:eastAsia="Calibri" w:cs="Calibri"/>
            <w:noProof w:val="0"/>
            <w:sz w:val="24"/>
            <w:szCs w:val="24"/>
            <w:lang w:val="en-IN"/>
            <w:rPrChange w:author="Sandhya Rani Buggamolla" w:date="2020-01-31T10:31:55.4046427" w:id="1114670567">
              <w:rPr/>
            </w:rPrChange>
          </w:rPr>
          <w:t xml:space="preserve"> An outside source can be any excel sheet, data from a database etc.</w:t>
        </w:r>
      </w:ins>
    </w:p>
    <w:p w:rsidR="3FFE38EB" w:rsidP="28BB1636" w:rsidRDefault="3FFE38EB" w14:paraId="22068B99" w14:textId="105E6292">
      <w:pPr>
        <w:spacing w:line="257" w:lineRule="auto"/>
        <w:jc w:val="both"/>
        <w:rPr>
          <w:ins w:author="Sandhya Rani Buggamolla" w:date="2020-01-31T10:31:55.4046427" w:id="427106117"/>
        </w:rPr>
      </w:pPr>
      <w:ins w:author="Sandhya Rani Buggamolla" w:date="2020-01-31T10:31:55.4046427" w:id="1674310202">
        <w:r w:rsidRPr="28BB1636" w:rsidR="28BB1636">
          <w:rPr>
            <w:rFonts w:ascii="Calibri" w:hAnsi="Calibri" w:eastAsia="Calibri" w:cs="Calibri"/>
            <w:b w:val="1"/>
            <w:bCs w:val="1"/>
            <w:noProof w:val="0"/>
            <w:sz w:val="24"/>
            <w:szCs w:val="24"/>
            <w:lang w:val="en-IN"/>
            <w:rPrChange w:author="Sandhya Rani Buggamolla" w:date="2020-01-31T10:31:55.4046427" w:id="678083126">
              <w:rPr/>
            </w:rPrChange>
          </w:rPr>
          <w:t>Load:</w:t>
        </w:r>
        <w:r w:rsidRPr="28BB1636" w:rsidR="28BB1636">
          <w:rPr>
            <w:rFonts w:ascii="Calibri" w:hAnsi="Calibri" w:eastAsia="Calibri" w:cs="Calibri"/>
            <w:noProof w:val="0"/>
            <w:sz w:val="24"/>
            <w:szCs w:val="24"/>
            <w:lang w:val="en-IN"/>
            <w:rPrChange w:author="Sandhya Rani Buggamolla" w:date="2020-01-31T10:31:55.4046427" w:id="1925666583">
              <w:rPr/>
            </w:rPrChange>
          </w:rPr>
          <w:t xml:space="preserve"> Moving the data from source to FDM.</w:t>
        </w:r>
      </w:ins>
    </w:p>
    <w:p w:rsidR="3FFE38EB" w:rsidP="4898A791" w:rsidRDefault="3FFE38EB" w14:paraId="5F555D19" w14:textId="6FD89B00">
      <w:pPr>
        <w:spacing w:line="257" w:lineRule="auto"/>
        <w:jc w:val="both"/>
        <w:rPr>
          <w:ins w:author="Sandhya Rani Buggamolla" w:date="2020-01-31T10:33:36.4556554" w:id="447435993"/>
        </w:rPr>
      </w:pPr>
      <w:ins w:author="Sandhya Rani Buggamolla" w:date="2020-01-31T10:31:55.4046427" w:id="873210031">
        <w:r w:rsidRPr="28BB1636" w:rsidR="28BB1636">
          <w:rPr>
            <w:rFonts w:ascii="Calibri" w:hAnsi="Calibri" w:eastAsia="Calibri" w:cs="Calibri"/>
            <w:b w:val="1"/>
            <w:bCs w:val="1"/>
            <w:noProof w:val="0"/>
            <w:sz w:val="24"/>
            <w:szCs w:val="24"/>
            <w:lang w:val="en-IN"/>
            <w:rPrChange w:author="Sandhya Rani Buggamolla" w:date="2020-01-31T10:31:55.4046427" w:id="1146055145">
              <w:rPr/>
            </w:rPrChange>
          </w:rPr>
          <w:t>FDM:</w:t>
        </w:r>
      </w:ins>
    </w:p>
    <w:p w:rsidR="4898A791" w:rsidP="4898A791" w:rsidRDefault="4898A791" w14:paraId="162B2200" w14:textId="39D073D1">
      <w:pPr>
        <w:spacing w:line="257" w:lineRule="auto"/>
        <w:jc w:val="both"/>
        <w:rPr>
          <w:ins w:author="Sandhya Rani Buggamolla" w:date="2020-01-31T10:33:36.4556554" w:id="1271034182"/>
        </w:rPr>
        <w:pPrChange w:author="Sandhya Rani Buggamolla" w:date="2020-01-31T10:33:36.4556554" w:id="198759832">
          <w:pPr/>
        </w:pPrChange>
      </w:pPr>
      <w:ins w:author="Sandhya Rani Buggamolla" w:date="2020-01-31T10:33:36.4556554" w:id="873733831">
        <w:r w:rsidRPr="4898A791" w:rsidR="4898A791">
          <w:rPr>
            <w:rFonts w:ascii="Calibri" w:hAnsi="Calibri" w:eastAsia="Calibri" w:cs="Calibri"/>
            <w:noProof w:val="0"/>
            <w:sz w:val="24"/>
            <w:szCs w:val="24"/>
            <w:lang w:val="en-IN"/>
            <w:rPrChange w:author="Sandhya Rani Buggamolla" w:date="2020-01-31T10:33:36.4556554" w:id="99777660">
              <w:rPr/>
            </w:rPrChange>
          </w:rPr>
          <w:t>FDM system contains processes which would act as an interface for moving the data from source to FDM.</w:t>
        </w:r>
      </w:ins>
    </w:p>
    <w:p w:rsidR="4898A791" w:rsidDel="31A4791D" w:rsidP="4898A791" w:rsidRDefault="4898A791" w14:paraId="7B9BB945" w14:textId="126CF3EC">
      <w:pPr>
        <w:pStyle w:val="Normal"/>
        <w:spacing w:line="257" w:lineRule="auto"/>
        <w:jc w:val="both"/>
        <w:rPr>
          <w:del w:author="Sandhya Rani Buggamolla" w:date="2020-01-31T10:34:07.2525332" w:id="62334565"/>
          <w:rFonts w:ascii="Calibri" w:hAnsi="Calibri" w:eastAsia="Calibri" w:cs="Calibri"/>
          <w:b w:val="1"/>
          <w:bCs w:val="1"/>
          <w:noProof w:val="0"/>
          <w:sz w:val="24"/>
          <w:szCs w:val="24"/>
          <w:lang w:val="en-IN"/>
          <w:rPrChange w:author="Sandhya Rani Buggamolla" w:date="2020-01-31T10:33:36.4556554" w:id="1118279398">
            <w:rPr/>
          </w:rPrChange>
        </w:rPr>
        <w:pPrChange w:author="Sandhya Rani Buggamolla" w:date="2020-01-31T10:33:36.4556554" w:id="1568174523">
          <w:pPr/>
        </w:pPrChange>
      </w:pPr>
    </w:p>
    <w:p w:rsidR="31A4791D" w:rsidP="31A4791D" w:rsidRDefault="31A4791D" w14:paraId="4EA134CC" w14:textId="4D5D5B85">
      <w:pPr>
        <w:pStyle w:val="Normal"/>
        <w:spacing w:line="257" w:lineRule="auto"/>
        <w:jc w:val="both"/>
        <w:rPr>
          <w:ins w:author="Sandhya Rani Buggamolla" w:date="2020-01-31T10:34:07.2525332" w:id="531141459"/>
        </w:rPr>
        <w:pPrChange w:author="Sandhya Rani Buggamolla" w:date="2020-01-31T10:34:07.2525332" w:id="986359205">
          <w:pPr/>
        </w:pPrChange>
      </w:pPr>
      <w:ins w:author="Sandhya Rani Buggamolla" w:date="2020-01-31T10:34:07.2525332" w:id="1746016491">
        <w:r w:rsidRPr="31A4791D" w:rsidR="31A4791D">
          <w:rPr>
            <w:rFonts w:ascii="Calibri" w:hAnsi="Calibri" w:eastAsia="Calibri" w:cs="Calibri"/>
            <w:noProof w:val="0"/>
            <w:sz w:val="24"/>
            <w:szCs w:val="24"/>
            <w:lang w:val="en-IN"/>
            <w:rPrChange w:author="Sandhya Rani Buggamolla" w:date="2020-01-31T10:34:07.2525332" w:id="112878575">
              <w:rPr/>
            </w:rPrChange>
          </w:rPr>
          <w:t>PROCESSES consist of modules, Allocation Engine and Cube Calculations:</w:t>
        </w:r>
      </w:ins>
    </w:p>
    <w:p w:rsidR="31A4791D" w:rsidDel="66DAA6B8" w:rsidP="31A4791D" w:rsidRDefault="31A4791D" w14:paraId="4ACA4DD2" w14:textId="4D5D5B85">
      <w:pPr>
        <w:pStyle w:val="Normal"/>
        <w:spacing w:line="257" w:lineRule="auto"/>
        <w:jc w:val="both"/>
        <w:rPr>
          <w:del w:author="Sandhya Rani Buggamolla" w:date="2020-01-31T10:34:37.694882" w:id="2076977451"/>
          <w:rFonts w:ascii="Calibri" w:hAnsi="Calibri" w:eastAsia="Calibri" w:cs="Calibri"/>
          <w:noProof w:val="0"/>
          <w:sz w:val="24"/>
          <w:szCs w:val="24"/>
          <w:lang w:val="en-IN"/>
          <w:rPrChange w:author="Sandhya Rani Buggamolla" w:date="2020-01-31T10:34:07.2525332" w:id="1553044904">
            <w:rPr/>
          </w:rPrChange>
        </w:rPr>
        <w:pPrChange w:author="Sandhya Rani Buggamolla" w:date="2020-01-31T10:34:07.2525332" w:id="450467329">
          <w:pPr/>
        </w:pPrChange>
      </w:pPr>
    </w:p>
    <w:p w:rsidR="66DAA6B8" w:rsidP="66DAA6B8" w:rsidRDefault="66DAA6B8" w14:paraId="3BF1F09F" w14:textId="215A513A">
      <w:pPr>
        <w:pStyle w:val="Normal"/>
        <w:spacing w:line="257" w:lineRule="auto"/>
        <w:jc w:val="both"/>
        <w:pPrChange w:author="Sandhya Rani Buggamolla" w:date="2020-01-31T10:34:37.694882" w:id="105903159">
          <w:pPr/>
        </w:pPrChange>
      </w:pPr>
      <w:ins w:author="Sandhya Rani Buggamolla" w:date="2020-01-31T10:34:37.694882" w:id="1038937525">
        <w:r>
          <w:drawing>
            <wp:inline wp14:editId="697914B9" wp14:anchorId="5360881B">
              <wp:extent cx="5629275" cy="903030"/>
              <wp:effectExtent l="0" t="0" r="0" b="0"/>
              <wp:docPr id="2139122223" name="" title=""/>
              <wp:cNvGraphicFramePr>
                <a:graphicFrameLocks noChangeAspect="1"/>
              </wp:cNvGraphicFramePr>
              <a:graphic>
                <a:graphicData uri="http://schemas.openxmlformats.org/drawingml/2006/picture">
                  <pic:pic>
                    <pic:nvPicPr>
                      <pic:cNvPr id="0" name=""/>
                      <pic:cNvPicPr/>
                    </pic:nvPicPr>
                    <pic:blipFill>
                      <a:blip r:embed="R23df784698c547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903030"/>
                      </a:xfrm>
                      <a:prstGeom prst="rect">
                        <a:avLst/>
                      </a:prstGeom>
                    </pic:spPr>
                  </pic:pic>
                </a:graphicData>
              </a:graphic>
            </wp:inline>
          </w:drawing>
        </w:r>
      </w:ins>
    </w:p>
    <w:p w:rsidR="3FFE38EB" w:rsidP="28BB1636" w:rsidRDefault="3FFE38EB" w14:paraId="5C2DECCB" w14:textId="05A2275A">
      <w:pPr>
        <w:spacing w:line="257" w:lineRule="auto"/>
        <w:rPr>
          <w:ins w:author="Sandhya Rani Buggamolla" w:date="2020-01-31T10:31:55.4046427" w:id="1562038792"/>
        </w:rPr>
      </w:pPr>
      <w:ins w:author="Sandhya Rani Buggamolla" w:date="2020-01-31T10:31:55.4046427" w:id="438717097">
        <w:r w:rsidRPr="28BB1636" w:rsidR="28BB1636">
          <w:rPr>
            <w:rFonts w:ascii="Calibri" w:hAnsi="Calibri" w:eastAsia="Calibri" w:cs="Calibri"/>
            <w:noProof w:val="0"/>
            <w:sz w:val="24"/>
            <w:szCs w:val="24"/>
            <w:lang w:val="en-IN"/>
            <w:rPrChange w:author="Sandhya Rani Buggamolla" w:date="2020-01-31T10:31:55.4046427" w:id="201356831">
              <w:rPr/>
            </w:rPrChange>
          </w:rPr>
          <w:t xml:space="preserve">Each Module has its own individual package that follows a </w:t>
        </w:r>
        <w:r w:rsidRPr="28BB1636" w:rsidR="28BB1636">
          <w:rPr>
            <w:rFonts w:ascii="Calibri" w:hAnsi="Calibri" w:eastAsia="Calibri" w:cs="Calibri"/>
            <w:b w:val="1"/>
            <w:bCs w:val="1"/>
            <w:noProof w:val="0"/>
            <w:sz w:val="24"/>
            <w:szCs w:val="24"/>
            <w:lang w:val="en-IN"/>
            <w:rPrChange w:author="Sandhya Rani Buggamolla" w:date="2020-01-31T10:31:55.4046427" w:id="504142620">
              <w:rPr/>
            </w:rPrChange>
          </w:rPr>
          <w:t>one-to-one</w:t>
        </w:r>
        <w:r w:rsidRPr="28BB1636" w:rsidR="28BB1636">
          <w:rPr>
            <w:rFonts w:ascii="Calibri" w:hAnsi="Calibri" w:eastAsia="Calibri" w:cs="Calibri"/>
            <w:noProof w:val="0"/>
            <w:sz w:val="24"/>
            <w:szCs w:val="24"/>
            <w:lang w:val="en-IN"/>
            <w:rPrChange w:author="Sandhya Rani Buggamolla" w:date="2020-01-31T10:31:55.4046427" w:id="86116037">
              <w:rPr/>
            </w:rPrChange>
          </w:rPr>
          <w:t xml:space="preserve"> relationship.</w:t>
        </w:r>
      </w:ins>
    </w:p>
    <w:p w:rsidR="3FFE38EB" w:rsidP="28BB1636" w:rsidRDefault="3FFE38EB" w14:paraId="040B5AC5" w14:textId="12AE19DD">
      <w:pPr>
        <w:pStyle w:val="ListParagraph"/>
        <w:numPr>
          <w:ilvl w:val="0"/>
          <w:numId w:val="20"/>
        </w:numPr>
        <w:spacing w:line="257" w:lineRule="auto"/>
        <w:rPr>
          <w:ins w:author="Sandhya Rani Buggamolla" w:date="2020-01-31T10:31:55.4046427" w:id="487036312"/>
          <w:sz w:val="24"/>
          <w:szCs w:val="24"/>
        </w:rPr>
      </w:pPr>
      <w:ins w:author="Sandhya Rani Buggamolla" w:date="2020-01-31T10:31:55.4046427" w:id="1578688863">
        <w:r w:rsidRPr="28BB1636" w:rsidR="28BB1636">
          <w:rPr>
            <w:rFonts w:ascii="Calibri" w:hAnsi="Calibri" w:eastAsia="Calibri" w:cs="Calibri"/>
            <w:noProof w:val="0"/>
            <w:sz w:val="24"/>
            <w:szCs w:val="24"/>
            <w:lang w:val="en-IN"/>
            <w:rPrChange w:author="Sandhya Rani Buggamolla" w:date="2020-01-31T10:31:55.4046427" w:id="1602998122">
              <w:rPr/>
            </w:rPrChange>
          </w:rPr>
          <w:t xml:space="preserve">Name of the packages are same as the names of modules which makes it easy to identify a package during analysis.                                   </w:t>
        </w:r>
      </w:ins>
    </w:p>
    <w:p w:rsidR="3FFE38EB" w:rsidP="68FB47E9" w:rsidRDefault="3FFE38EB" w14:paraId="6195EC52" w14:textId="41E36C08">
      <w:pPr>
        <w:pStyle w:val="Normal"/>
        <w:spacing w:line="257" w:lineRule="auto"/>
        <w:rPr>
          <w:ins w:author="Sandhya Rani Buggamolla" w:date="2020-01-31T10:35:08.0498189" w:id="1404287794"/>
          <w:rFonts w:ascii="Calibri" w:hAnsi="Calibri" w:eastAsia="Calibri" w:cs="Calibri"/>
          <w:noProof w:val="0"/>
          <w:sz w:val="24"/>
          <w:szCs w:val="24"/>
          <w:lang w:val="en-IN"/>
          <w:rPrChange w:author="Sandhya Rani Buggamolla" w:date="2020-01-31T10:35:08.0498189" w:id="487918771">
            <w:rPr/>
          </w:rPrChange>
        </w:rPr>
        <w:pPrChange w:author="Sandhya Rani Buggamolla" w:date="2020-01-31T10:35:08.0498189" w:id="432776486">
          <w:pPr/>
        </w:pPrChange>
      </w:pPr>
      <w:ins w:author="Sandhya Rani Buggamolla" w:date="2020-01-31T10:31:55.4046427" w:id="1564821251">
        <w:r w:rsidRPr="28BB1636" w:rsidR="28BB1636">
          <w:rPr>
            <w:rFonts w:ascii="Calibri" w:hAnsi="Calibri" w:eastAsia="Calibri" w:cs="Calibri"/>
            <w:noProof w:val="0"/>
            <w:sz w:val="24"/>
            <w:szCs w:val="24"/>
            <w:lang w:val="en-IN"/>
            <w:rPrChange w:author="Sandhya Rani Buggamolla" w:date="2020-01-31T10:31:55.4046427" w:id="1829153304">
              <w:rPr/>
            </w:rPrChange>
          </w:rPr>
          <w:t xml:space="preserve">                                      </w:t>
        </w:r>
      </w:ins>
      <w:ins w:author="Sandhya Rani Buggamolla" w:date="2020-01-31T10:35:08.0498189" w:id="1945211584">
        <w:r>
          <w:drawing>
            <wp:inline wp14:editId="510AA7D8" wp14:anchorId="60FBD7BF">
              <wp:extent cx="3562350" cy="723900"/>
              <wp:effectExtent l="0" t="0" r="0" b="0"/>
              <wp:docPr id="990770481" name="" title=""/>
              <wp:cNvGraphicFramePr>
                <a:graphicFrameLocks noChangeAspect="1"/>
              </wp:cNvGraphicFramePr>
              <a:graphic>
                <a:graphicData uri="http://schemas.openxmlformats.org/drawingml/2006/picture">
                  <pic:pic>
                    <pic:nvPicPr>
                      <pic:cNvPr id="0" name=""/>
                      <pic:cNvPicPr/>
                    </pic:nvPicPr>
                    <pic:blipFill>
                      <a:blip r:embed="Rf8995291d20d4640">
                        <a:extLst>
                          <a:ext xmlns:a="http://schemas.openxmlformats.org/drawingml/2006/main" uri="{28A0092B-C50C-407E-A947-70E740481C1C}">
                            <a14:useLocalDpi val="0"/>
                          </a:ext>
                        </a:extLst>
                      </a:blip>
                      <a:stretch>
                        <a:fillRect/>
                      </a:stretch>
                    </pic:blipFill>
                    <pic:spPr>
                      <a:xfrm>
                        <a:off x="0" y="0"/>
                        <a:ext cx="3562350" cy="723900"/>
                      </a:xfrm>
                      <a:prstGeom prst="rect">
                        <a:avLst/>
                      </a:prstGeom>
                    </pic:spPr>
                  </pic:pic>
                </a:graphicData>
              </a:graphic>
            </wp:inline>
          </w:drawing>
        </w:r>
      </w:ins>
    </w:p>
    <w:p w:rsidR="3FFE38EB" w:rsidDel="68FB47E9" w:rsidP="704597BB" w:rsidRDefault="3FFE38EB" w14:paraId="3C12F143" w14:textId="28D426C9">
      <w:pPr>
        <w:pStyle w:val="Normal"/>
        <w:spacing w:line="257" w:lineRule="auto"/>
        <w:jc w:val="center"/>
        <w:rPr>
          <w:ins w:author="Sandhya Rani Buggamolla" w:date="2020-01-31T10:35:37.9689479" w:id="595254191"/>
        </w:rPr>
      </w:pPr>
      <w:ins w:author="Sandhya Rani Buggamolla" w:date="2020-01-31T10:35:08.0498189" w:id="154523385">
        <w:r w:rsidRPr="2A51D67F" w:rsidR="68FB47E9">
          <w:rPr/>
          <w:t xml:space="preserve">      </w:t>
        </w:r>
      </w:ins>
      <w:ins w:author="Sandhya Rani Buggamolla" w:date="2020-01-31T10:35:37.9689479" w:id="1703294054">
        <w:r w:rsidRPr="704597BB" w:rsidR="704597BB">
          <w:rPr>
            <w:rFonts w:ascii="Calibri" w:hAnsi="Calibri" w:eastAsia="Calibri" w:cs="Calibri"/>
            <w:noProof w:val="0"/>
            <w:sz w:val="24"/>
            <w:szCs w:val="24"/>
            <w:lang w:val="en-IN"/>
            <w:rPrChange w:author="Sandhya Rani Buggamolla" w:date="2020-01-31T10:35:37.9689479" w:id="1984883254">
              <w:rPr/>
            </w:rPrChange>
          </w:rPr>
          <w:t xml:space="preserve">One -to- One Relationship</w:t>
        </w:r>
      </w:ins>
    </w:p>
    <w:p w:rsidR="3FFE38EB" w:rsidDel="68FB47E9" w:rsidP="28BB1636" w:rsidRDefault="3FFE38EB" w14:textId="101916F0" w14:paraId="71B73F1E">
      <w:pPr>
        <w:spacing w:line="257" w:lineRule="auto"/>
        <w:rPr>
          <w:del w:author="Sandhya Rani Buggamolla" w:date="2020-01-31T10:35:08.0498189" w:id="1981341011"/>
        </w:rPr>
        <w:pPrChange w:author="Sandhya Rani Buggamolla" w:date="2020-01-31T10:31:55.4046427" w:id="432776486">
          <w:pPr/>
        </w:pPrChange>
        <w:rPr/>
      </w:pPr>
    </w:p>
    <w:p w:rsidR="3FFE38EB" w:rsidDel="68FB47E9" w:rsidP="28BB1636" w:rsidRDefault="3FFE38EB" w14:paraId="4DD2D45C" w14:textId="519AD171">
      <w:pPr>
        <w:spacing w:line="257" w:lineRule="auto"/>
        <w:rPr>
          <w:ins w:author="Sandhya Rani Buggamolla" w:date="2020-01-31T10:31:55.4046427" w:id="653793588"/>
          <w:del w:author="Sandhya Rani Buggamolla" w:date="2020-01-31T10:35:08.0498189" w:id="696887097"/>
          <w:rFonts w:ascii="Calibri" w:hAnsi="Calibri" w:eastAsia="Calibri" w:cs="Calibri"/>
          <w:noProof w:val="0"/>
          <w:sz w:val="24"/>
          <w:szCs w:val="24"/>
          <w:lang w:val="en-IN"/>
          <w:rPrChange w:author="Sandhya Rani Buggamolla" w:date="2020-01-31T10:31:55.4046427" w:id="1094129753">
            <w:rPr/>
          </w:rPrChange>
        </w:rPr>
        <w:pPrChange w:author="Sandhya Rani Buggamolla" w:date="2020-01-31T10:31:55.4046427" w:id="432776486">
          <w:pPr/>
        </w:pPrChange>
      </w:pPr>
    </w:p>
    <w:p w:rsidR="68FB47E9" w:rsidDel="704597BB" w:rsidP="68FB47E9" w:rsidRDefault="68FB47E9" w14:paraId="68941844" w14:textId="23EF4590">
      <w:pPr>
        <w:pStyle w:val="Normal"/>
        <w:spacing w:line="257" w:lineRule="auto"/>
        <w:rPr>
          <w:del w:author="Sandhya Rani Buggamolla" w:date="2020-01-31T10:35:37.9689479" w:id="440851886"/>
        </w:rPr>
        <w:pPrChange w:author="Sandhya Rani Buggamolla" w:date="2020-01-31T10:35:08.0498189" w:id="1224066896">
          <w:pPr/>
        </w:pPrChange>
      </w:pPr>
    </w:p>
    <w:p w:rsidR="704597BB" w:rsidP="5432DFCE" w:rsidRDefault="704597BB" w14:paraId="10CA741E">
      <w:pPr>
        <w:pStyle w:val="Normal"/>
        <w:spacing w:line="257" w:lineRule="auto"/>
        <w:jc w:val="center"/>
        <w:rPr>
          <w:rFonts w:ascii="Calibri" w:hAnsi="Calibri" w:eastAsia="Calibri" w:cs="Calibri"/>
          <w:noProof w:val="0"/>
          <w:sz w:val="24"/>
          <w:szCs w:val="24"/>
          <w:lang w:val="en-IN"/>
          <w:rPrChange w:author="Sandhya Rani Buggamolla" w:date="2020-01-31T10:36:08.0090885" w:id="642092310">
            <w:rPr/>
          </w:rPrChange>
        </w:rPr>
        <w:pPrChange w:author="Sandhya Rani Buggamolla" w:date="2020-01-31T10:36:08.0090885" w:id="1539734051">
          <w:pPr/>
        </w:pPrChange>
      </w:pPr>
    </w:p>
    <w:p w:rsidR="3FFE38EB" w:rsidDel="28BB1636" w:rsidP="3FFE38EB" w:rsidRDefault="3FFE38EB" w14:paraId="1A37EC87" w14:textId="771AAAC0">
      <w:pPr>
        <w:pStyle w:val="Normal"/>
        <w:rPr>
          <w:del w:author="Sandhya Rani Buggamolla" w:date="2020-01-31T10:31:55.4046427" w:id="772005618"/>
        </w:rPr>
        <w:pPrChange w:author="Sandhya Rani Buggamolla" w:date="2020-01-31T10:31:25.0180241" w:id="432776486">
          <w:pPr/>
        </w:pPrChange>
      </w:pPr>
    </w:p>
    <w:p w:rsidR="28BB1636" w:rsidDel="5432DFCE" w:rsidP="28BB1636" w:rsidRDefault="28BB1636" w14:paraId="7B9572DC">
      <w:pPr>
        <w:pStyle w:val="Normal"/>
        <w:rPr>
          <w:del w:author="Sandhya Rani Buggamolla" w:date="2020-01-31T10:36:08.0090885" w:id="465213230"/>
        </w:rPr>
        <w:pPrChange w:author="Sandhya Rani Buggamolla" w:date="2020-01-31T10:31:55.4046427" w:id="1964888008">
          <w:pPr/>
        </w:pPrChange>
      </w:pPr>
    </w:p>
    <w:p w:rsidR="5432DFCE" w:rsidP="58FD17C4" w:rsidRDefault="5432DFCE" w14:paraId="436892D3" w14:textId="6B6BA505">
      <w:pPr>
        <w:pStyle w:val="ListParagraph"/>
        <w:numPr>
          <w:ilvl w:val="0"/>
          <w:numId w:val="21"/>
        </w:numPr>
        <w:spacing w:line="257" w:lineRule="auto"/>
        <w:rPr>
          <w:b w:val="1"/>
          <w:bCs w:val="1"/>
          <w:sz w:val="24"/>
          <w:szCs w:val="24"/>
          <w:rPrChange w:author="Sandhya Rani Buggamolla" w:date="2020-01-31T10:46:15.0662621" w:id="719206008">
            <w:rPr/>
          </w:rPrChange>
        </w:rPr>
        <w:pPrChange w:author="Sandhya Rani Buggamolla" w:date="2020-01-31T10:46:15.0662621" w:id="1268316028">
          <w:pPr/>
        </w:pPrChange>
      </w:pPr>
      <w:ins w:author="Sandhya Rani Buggamolla" w:date="2020-01-31T10:36:08.0090885" w:id="733485047">
        <w:r w:rsidRPr="5432DFCE" w:rsidR="5432DFCE">
          <w:rPr>
            <w:rFonts w:ascii="Calibri" w:hAnsi="Calibri" w:eastAsia="Calibri" w:cs="Calibri"/>
            <w:b w:val="1"/>
            <w:bCs w:val="1"/>
            <w:noProof w:val="0"/>
            <w:sz w:val="24"/>
            <w:szCs w:val="24"/>
            <w:lang w:val="en-IN"/>
            <w:rPrChange w:author="Sandhya Rani Buggamolla" w:date="2020-01-31T10:36:08.0090885" w:id="1287390300">
              <w:rPr/>
            </w:rPrChange>
          </w:rPr>
          <w:t>Allocation Engine</w:t>
        </w:r>
        <w:r w:rsidRPr="5432DFCE" w:rsidR="5432DFCE">
          <w:rPr>
            <w:rFonts w:ascii="Calibri" w:hAnsi="Calibri" w:eastAsia="Calibri" w:cs="Calibri"/>
            <w:noProof w:val="0"/>
            <w:sz w:val="24"/>
            <w:szCs w:val="24"/>
            <w:lang w:val="en-IN"/>
            <w:rPrChange w:author="Sandhya Rani Buggamolla" w:date="2020-01-31T10:36:08.0090885" w:id="722453772">
              <w:rPr/>
            </w:rPrChange>
          </w:rPr>
          <w:t xml:space="preserve">: The allocation engine enables a user configured set of </w:t>
        </w:r>
        <w:r w:rsidRPr="5432DFCE" w:rsidR="5432DFCE">
          <w:rPr>
            <w:rFonts w:ascii="Calibri" w:hAnsi="Calibri" w:eastAsia="Calibri" w:cs="Calibri"/>
            <w:noProof w:val="0"/>
            <w:sz w:val="24"/>
            <w:szCs w:val="24"/>
            <w:lang w:val="en-IN"/>
            <w:rPrChange w:author="Sandhya Rani Buggamolla" w:date="2020-01-31T10:36:08.0090885" w:id="1315267634">
              <w:rPr/>
            </w:rPrChange>
          </w:rPr>
          <w:t>rules</w:t>
        </w:r>
      </w:ins>
      <w:ins w:author="Sandhya Rani Buggamolla" w:date="2020-01-31T10:46:15.0662621" w:id="791158395">
        <w:r w:rsidRPr="5432DFCE" w:rsidR="58FD17C4">
          <w:rPr>
            <w:rFonts w:ascii="Calibri" w:hAnsi="Calibri" w:eastAsia="Calibri" w:cs="Calibri"/>
            <w:noProof w:val="0"/>
            <w:sz w:val="24"/>
            <w:szCs w:val="24"/>
            <w:lang w:val="en-IN"/>
            <w:rPrChange w:author="Sandhya Rani Buggamolla" w:date="2020-01-31T10:36:08.0090885" w:id="392756877">
              <w:rPr/>
            </w:rPrChange>
          </w:rPr>
          <w:t xml:space="preserve"> </w:t>
        </w:r>
      </w:ins>
      <w:ins w:author="Sandhya Rani Buggamolla" w:date="2020-01-31T10:36:08.0090885" w:id="275041234">
        <w:r w:rsidRPr="5432DFCE" w:rsidR="5432DFCE">
          <w:rPr>
            <w:rFonts w:ascii="Calibri" w:hAnsi="Calibri" w:eastAsia="Calibri" w:cs="Calibri"/>
            <w:noProof w:val="0"/>
            <w:sz w:val="24"/>
            <w:szCs w:val="24"/>
            <w:lang w:val="en-IN"/>
            <w:rPrChange w:author="Sandhya Rani Buggamolla" w:date="2020-01-31T10:36:08.0090885" w:id="112282897">
              <w:rPr/>
            </w:rPrChange>
          </w:rPr>
          <w:t>(</w:t>
        </w:r>
        <w:r w:rsidRPr="5432DFCE" w:rsidR="5432DFCE">
          <w:rPr>
            <w:rFonts w:ascii="Calibri" w:hAnsi="Calibri" w:eastAsia="Calibri" w:cs="Calibri"/>
            <w:noProof w:val="0"/>
            <w:sz w:val="24"/>
            <w:szCs w:val="24"/>
            <w:lang w:val="en-IN"/>
            <w:rPrChange w:author="Sandhya Rani Buggamolla" w:date="2020-01-31T10:36:08.0090885" w:id="773226730">
              <w:rPr/>
            </w:rPrChange>
          </w:rPr>
          <w:t>Allocation Rules) to be applied to any process that requires data to be allocated.</w:t>
        </w:r>
      </w:ins>
    </w:p>
    <w:p w:rsidR="5432DFCE" w:rsidP="5432DFCE" w:rsidRDefault="5432DFCE" w14:paraId="7F66B551" w14:textId="5D8192F8">
      <w:pPr>
        <w:pStyle w:val="ListParagraph"/>
        <w:numPr>
          <w:ilvl w:val="0"/>
          <w:numId w:val="21"/>
        </w:numPr>
        <w:spacing w:line="257" w:lineRule="auto"/>
        <w:rPr>
          <w:ins w:author="Sandhya Rani Buggamolla" w:date="2020-01-31T10:36:08.0090885" w:id="686344192"/>
          <w:sz w:val="24"/>
          <w:szCs w:val="24"/>
        </w:rPr>
        <w:pPrChange w:author="Sandhya Rani Buggamolla" w:date="2020-01-31T10:36:08.0090885" w:id="722987636">
          <w:pPr/>
        </w:pPrChange>
      </w:pPr>
      <w:ins w:author="Sandhya Rani Buggamolla" w:date="2020-01-31T10:36:08.0090885" w:id="2093838429">
        <w:r w:rsidRPr="5432DFCE" w:rsidR="5432DFCE">
          <w:rPr>
            <w:rFonts w:ascii="Calibri" w:hAnsi="Calibri" w:eastAsia="Calibri" w:cs="Calibri"/>
            <w:noProof w:val="0"/>
            <w:sz w:val="24"/>
            <w:szCs w:val="24"/>
            <w:lang w:val="en-IN"/>
            <w:rPrChange w:author="Sandhya Rani Buggamolla" w:date="2020-01-31T10:36:08.0090885" w:id="806309488">
              <w:rPr/>
            </w:rPrChange>
          </w:rPr>
          <w:t>Allocation engine provides the Finance Team with the ability to easily update allocation rules to reflect business changes.</w:t>
        </w:r>
      </w:ins>
    </w:p>
    <w:p w:rsidR="5432DFCE" w:rsidP="58FD17C4" w:rsidRDefault="5432DFCE" w14:textId="5D8192F8" w14:paraId="5E8BEB2A">
      <w:pPr>
        <w:pStyle w:val="ListParagraph"/>
        <w:numPr>
          <w:ilvl w:val="0"/>
          <w:numId w:val="21"/>
        </w:numPr>
        <w:spacing w:line="257" w:lineRule="auto"/>
        <w:rPr>
          <w:sz w:val="24"/>
          <w:szCs w:val="24"/>
          <w:rPrChange w:author="Sandhya Rani Buggamolla" w:date="2020-01-31T10:46:15.0662621" w:id="1060543316">
            <w:rPr/>
          </w:rPrChange>
        </w:rPr>
        <w:rPr/>
        <w:pPrChange w:author="Sandhya Rani Buggamolla" w:date="2020-01-31T10:46:15.0662621" w:id="1505797305">
          <w:pPr/>
        </w:pPrChange>
      </w:pPr>
      <w:ins w:author="Sandhya Rani Buggamolla" w:date="2020-01-31T10:36:08.0090885" w:id="50330988">
        <w:r w:rsidRPr="5432DFCE" w:rsidR="5432DFCE">
          <w:rPr>
            <w:rFonts w:ascii="Calibri" w:hAnsi="Calibri" w:eastAsia="Calibri" w:cs="Calibri"/>
            <w:noProof w:val="0"/>
            <w:sz w:val="24"/>
            <w:szCs w:val="24"/>
            <w:lang w:val="en-IN"/>
            <w:rPrChange w:author="Sandhya Rani Buggamolla" w:date="2020-01-31T10:36:08.0090885" w:id="443799071">
              <w:rPr/>
            </w:rPrChange>
          </w:rPr>
          <w:t>The allocation engine is flexible, scalable, and fully responsive to the demands of both real-time actual data and scenario modelling for the budget and forecast process.</w:t>
        </w:r>
      </w:ins>
    </w:p>
    <w:p w:rsidR="5432DFCE" w:rsidP="58FD17C4" w:rsidRDefault="5432DFCE" w14:textId="5D8192F8" w14:paraId="5945C71E">
      <w:pPr>
        <w:pStyle w:val="ListParagraph"/>
        <w:numPr>
          <w:ilvl w:val="0"/>
          <w:numId w:val="21"/>
        </w:numPr>
        <w:spacing w:line="257" w:lineRule="auto"/>
        <w:rPr>
          <w:sz w:val="24"/>
          <w:szCs w:val="24"/>
          <w:rPrChange w:author="Sandhya Rani Buggamolla" w:date="2020-01-31T10:46:15.0662621" w:id="373920962">
            <w:rPr/>
          </w:rPrChange>
        </w:rPr>
        <w:rPr/>
        <w:pPrChange w:author="Sandhya Rani Buggamolla" w:date="2020-01-31T10:46:15.0662621" w:id="1648031074">
          <w:pPr/>
        </w:pPrChange>
      </w:pPr>
      <w:ins w:author="Sandhya Rani Buggamolla" w:date="2020-01-31T10:36:08.0090885" w:id="415739243">
        <w:r w:rsidRPr="5432DFCE" w:rsidR="5432DFCE">
          <w:rPr>
            <w:rFonts w:ascii="Calibri" w:hAnsi="Calibri" w:eastAsia="Calibri" w:cs="Calibri"/>
            <w:noProof w:val="0"/>
            <w:sz w:val="24"/>
            <w:szCs w:val="24"/>
            <w:lang w:val="en-IN"/>
            <w:rPrChange w:author="Sandhya Rani Buggamolla" w:date="2020-01-31T10:36:08.0090885" w:id="1032106629">
              <w:rPr/>
            </w:rPrChange>
          </w:rPr>
          <w:t>This Module has few Processes. During a Load, if we are unable to find a module in the first set of generic modules, then that can be found in Allocation Engine (Load).</w:t>
        </w:r>
      </w:ins>
    </w:p>
    <w:p w:rsidR="5432DFCE" w:rsidP="5432DFCE" w:rsidRDefault="5432DFCE" w14:paraId="5FEBD795" w14:textId="5D8192F8">
      <w:pPr>
        <w:spacing w:line="257" w:lineRule="auto"/>
        <w:jc w:val="both"/>
        <w:rPr>
          <w:ins w:author="Sandhya Rani Buggamolla" w:date="2020-01-31T10:36:08.0090885" w:id="313374808"/>
        </w:rPr>
        <w:pPrChange w:author="Sandhya Rani Buggamolla" w:date="2020-01-31T10:36:08.0090885" w:id="1541465834">
          <w:pPr/>
        </w:pPrChange>
      </w:pPr>
      <w:ins w:author="Sandhya Rani Buggamolla" w:date="2020-01-31T10:36:08.0090885" w:id="1329111409">
        <w:r w:rsidRPr="5432DFCE" w:rsidR="5432DFCE">
          <w:rPr>
            <w:rFonts w:ascii="Calibri" w:hAnsi="Calibri" w:eastAsia="Calibri" w:cs="Calibri"/>
            <w:noProof w:val="0"/>
            <w:sz w:val="24"/>
            <w:szCs w:val="24"/>
            <w:lang w:val="en-IN"/>
            <w:rPrChange w:author="Sandhya Rani Buggamolla" w:date="2020-01-31T10:36:08.0090885" w:id="1970914908">
              <w:rPr/>
            </w:rPrChange>
          </w:rPr>
          <w:t>Allocation engine has a set of allocation groups that can be selected while loading for a selected period which are listed under Allocation Trigger Import as highlighted in the below image.</w:t>
        </w:r>
      </w:ins>
    </w:p>
    <w:p w:rsidR="5432DFCE" w:rsidP="5432DFCE" w:rsidRDefault="5432DFCE" w14:paraId="34295951" w14:textId="77BE4EA7">
      <w:pPr>
        <w:spacing w:line="257" w:lineRule="auto"/>
        <w:jc w:val="both"/>
        <w:rPr>
          <w:ins w:author="Sandhya Rani Buggamolla" w:date="2020-01-31T10:36:08.0090885" w:id="534941282"/>
        </w:rPr>
        <w:pPrChange w:author="Sandhya Rani Buggamolla" w:date="2020-01-31T10:36:08.0090885" w:id="32616042">
          <w:pPr/>
        </w:pPrChange>
      </w:pPr>
      <w:ins w:author="Sandhya Rani Buggamolla" w:date="2020-01-31T10:46:15.0662621" w:id="1361850214">
        <w:r w:rsidRPr="5432DFCE" w:rsidR="5432DFCE">
          <w:rPr>
            <w:rFonts w:ascii="Calibri" w:hAnsi="Calibri" w:eastAsia="Calibri" w:cs="Calibri"/>
            <w:noProof w:val="0"/>
            <w:sz w:val="24"/>
            <w:szCs w:val="24"/>
            <w:lang w:val="en-IN"/>
            <w:rPrChange w:author="Sandhya Rani Buggamolla" w:date="2020-01-31T10:36:08.0090885" w:id="355840254">
              <w:rPr/>
            </w:rPrChange>
          </w:rPr>
          <w:t xml:space="preserve">Below are the allocation processes which uses the allocation groups from Allocation Trigger Import </w:t>
        </w:r>
        <w:r w:rsidRPr="5432DFCE" w:rsidR="58FD17C4">
          <w:rPr>
            <w:rFonts w:ascii="Calibri" w:hAnsi="Calibri" w:eastAsia="Calibri" w:cs="Calibri"/>
            <w:noProof w:val="0"/>
            <w:sz w:val="24"/>
            <w:szCs w:val="24"/>
            <w:lang w:val="en-IN"/>
            <w:rPrChange w:author="Sandhya Rani Buggamolla" w:date="2020-01-31T10:36:08.0090885" w:id="2017035357">
              <w:rPr/>
            </w:rPrChange>
          </w:rPr>
          <w:t xml:space="preserve"> </w:t>
        </w:r>
      </w:ins>
      <w:ins w:author="Sandhya Rani Buggamolla" w:date="2020-01-31T10:36:08.0090885" w:id="782807228">
        <w:r w:rsidRPr="5432DFCE" w:rsidR="5432DFCE">
          <w:rPr>
            <w:rFonts w:ascii="Calibri" w:hAnsi="Calibri" w:eastAsia="Calibri" w:cs="Calibri"/>
            <w:noProof w:val="0"/>
            <w:sz w:val="24"/>
            <w:szCs w:val="24"/>
            <w:lang w:val="en-IN"/>
            <w:rPrChange w:author="Sandhya Rani Buggamolla" w:date="2020-01-31T10:36:08.0090885" w:id="1596815119">
              <w:rPr/>
            </w:rPrChange>
          </w:rPr>
          <w:t>as selected by the User.</w:t>
        </w:r>
      </w:ins>
    </w:p>
    <w:p w:rsidR="5432DFCE" w:rsidP="5432DFCE" w:rsidRDefault="5432DFCE" w14:paraId="1638BB7F" w14:textId="5D8192F8">
      <w:pPr>
        <w:pStyle w:val="ListParagraph"/>
        <w:numPr>
          <w:ilvl w:val="0"/>
          <w:numId w:val="22"/>
        </w:numPr>
        <w:spacing w:line="257" w:lineRule="auto"/>
        <w:rPr>
          <w:ins w:author="Sandhya Rani Buggamolla" w:date="2020-01-31T10:36:08.0090885" w:id="454529966"/>
          <w:sz w:val="24"/>
          <w:szCs w:val="24"/>
        </w:rPr>
        <w:pPrChange w:author="Sandhya Rani Buggamolla" w:date="2020-01-31T10:36:08.0090885" w:id="577605614">
          <w:pPr/>
        </w:pPrChange>
      </w:pPr>
      <w:ins w:author="Sandhya Rani Buggamolla" w:date="2020-01-31T10:36:08.0090885" w:id="16905066">
        <w:r w:rsidRPr="5432DFCE" w:rsidR="5432DFCE">
          <w:rPr>
            <w:rFonts w:ascii="Calibri" w:hAnsi="Calibri" w:eastAsia="Calibri" w:cs="Calibri"/>
            <w:noProof w:val="0"/>
            <w:sz w:val="24"/>
            <w:szCs w:val="24"/>
            <w:lang w:val="en-IN"/>
            <w:rPrChange w:author="Sandhya Rani Buggamolla" w:date="2020-01-31T10:36:08.0090885" w:id="764105532">
              <w:rPr/>
            </w:rPrChange>
          </w:rPr>
          <w:t>AllocationTriggerRun</w:t>
        </w:r>
      </w:ins>
    </w:p>
    <w:p w:rsidR="5432DFCE" w:rsidP="5432DFCE" w:rsidRDefault="5432DFCE" w14:paraId="6409F13E" w14:textId="5D8192F8">
      <w:pPr>
        <w:pStyle w:val="ListParagraph"/>
        <w:numPr>
          <w:ilvl w:val="0"/>
          <w:numId w:val="22"/>
        </w:numPr>
        <w:spacing w:line="257" w:lineRule="auto"/>
        <w:rPr>
          <w:ins w:author="Sandhya Rani Buggamolla" w:date="2020-01-31T10:36:08.0090885" w:id="632869003"/>
          <w:sz w:val="24"/>
          <w:szCs w:val="24"/>
        </w:rPr>
        <w:pPrChange w:author="Sandhya Rani Buggamolla" w:date="2020-01-31T10:36:08.0090885" w:id="997060765">
          <w:pPr/>
        </w:pPrChange>
      </w:pPr>
      <w:ins w:author="Sandhya Rani Buggamolla" w:date="2020-01-31T10:36:08.0090885" w:id="131250004">
        <w:r w:rsidRPr="5432DFCE" w:rsidR="5432DFCE">
          <w:rPr>
            <w:rFonts w:ascii="Calibri" w:hAnsi="Calibri" w:eastAsia="Calibri" w:cs="Calibri"/>
            <w:noProof w:val="0"/>
            <w:sz w:val="24"/>
            <w:szCs w:val="24"/>
            <w:lang w:val="en-IN"/>
            <w:rPrChange w:author="Sandhya Rani Buggamolla" w:date="2020-01-31T10:36:08.0090885" w:id="838855091">
              <w:rPr/>
            </w:rPrChange>
          </w:rPr>
          <w:t>AllocationTriggerRunAR2GL</w:t>
        </w:r>
      </w:ins>
    </w:p>
    <w:p w:rsidR="5432DFCE" w:rsidP="5432DFCE" w:rsidRDefault="5432DFCE" w14:paraId="6934409F" w14:textId="5D8192F8">
      <w:pPr>
        <w:pStyle w:val="ListParagraph"/>
        <w:numPr>
          <w:ilvl w:val="0"/>
          <w:numId w:val="22"/>
        </w:numPr>
        <w:spacing w:line="257" w:lineRule="auto"/>
        <w:rPr>
          <w:ins w:author="Sandhya Rani Buggamolla" w:date="2020-01-31T10:36:08.0090885" w:id="68358347"/>
          <w:sz w:val="24"/>
          <w:szCs w:val="24"/>
        </w:rPr>
        <w:pPrChange w:author="Sandhya Rani Buggamolla" w:date="2020-01-31T10:36:08.0090885" w:id="316828259">
          <w:pPr/>
        </w:pPrChange>
      </w:pPr>
      <w:ins w:author="Sandhya Rani Buggamolla" w:date="2020-01-31T10:36:08.0090885" w:id="1588110266">
        <w:r w:rsidRPr="5432DFCE" w:rsidR="5432DFCE">
          <w:rPr>
            <w:rFonts w:ascii="Calibri" w:hAnsi="Calibri" w:eastAsia="Calibri" w:cs="Calibri"/>
            <w:noProof w:val="0"/>
            <w:sz w:val="24"/>
            <w:szCs w:val="24"/>
            <w:lang w:val="en-IN"/>
            <w:rPrChange w:author="Sandhya Rani Buggamolla" w:date="2020-01-31T10:36:08.0090885" w:id="121758818">
              <w:rPr/>
            </w:rPrChange>
          </w:rPr>
          <w:t>AllocationTriggerRunAR2GLBSOL</w:t>
        </w:r>
      </w:ins>
    </w:p>
    <w:p w:rsidR="5432DFCE" w:rsidP="5432DFCE" w:rsidRDefault="5432DFCE" w14:paraId="6EC0985A" w14:textId="5D8192F8">
      <w:pPr>
        <w:pStyle w:val="ListParagraph"/>
        <w:numPr>
          <w:ilvl w:val="0"/>
          <w:numId w:val="22"/>
        </w:numPr>
        <w:spacing w:line="257" w:lineRule="auto"/>
        <w:rPr>
          <w:ins w:author="Sandhya Rani Buggamolla" w:date="2020-01-31T10:36:08.0090885" w:id="1524139936"/>
          <w:sz w:val="24"/>
          <w:szCs w:val="24"/>
        </w:rPr>
        <w:pPrChange w:author="Sandhya Rani Buggamolla" w:date="2020-01-31T10:36:08.0090885" w:id="1825689093">
          <w:pPr/>
        </w:pPrChange>
      </w:pPr>
      <w:ins w:author="Sandhya Rani Buggamolla" w:date="2020-01-31T10:36:08.0090885" w:id="255283671">
        <w:r w:rsidRPr="5432DFCE" w:rsidR="5432DFCE">
          <w:rPr>
            <w:rFonts w:ascii="Calibri" w:hAnsi="Calibri" w:eastAsia="Calibri" w:cs="Calibri"/>
            <w:noProof w:val="0"/>
            <w:sz w:val="24"/>
            <w:szCs w:val="24"/>
            <w:lang w:val="en-IN"/>
            <w:rPrChange w:author="Sandhya Rani Buggamolla" w:date="2020-01-31T10:36:08.0090885" w:id="1272679303">
              <w:rPr/>
            </w:rPrChange>
          </w:rPr>
          <w:t>AllocationTriggerRunSCcostPlus</w:t>
        </w:r>
      </w:ins>
    </w:p>
    <w:p w:rsidR="5432DFCE" w:rsidP="5432DFCE" w:rsidRDefault="5432DFCE" w14:paraId="6368E326" w14:textId="5D8192F8">
      <w:pPr>
        <w:pStyle w:val="ListParagraph"/>
        <w:numPr>
          <w:ilvl w:val="0"/>
          <w:numId w:val="22"/>
        </w:numPr>
        <w:spacing w:line="257" w:lineRule="auto"/>
        <w:rPr>
          <w:ins w:author="Sandhya Rani Buggamolla" w:date="2020-01-31T10:36:08.0090885" w:id="909193459"/>
          <w:sz w:val="24"/>
          <w:szCs w:val="24"/>
        </w:rPr>
        <w:pPrChange w:author="Sandhya Rani Buggamolla" w:date="2020-01-31T10:36:08.0090885" w:id="393984469">
          <w:pPr/>
        </w:pPrChange>
      </w:pPr>
      <w:ins w:author="Sandhya Rani Buggamolla" w:date="2020-01-31T10:36:08.0090885" w:id="1310288034">
        <w:r w:rsidRPr="5432DFCE" w:rsidR="5432DFCE">
          <w:rPr>
            <w:rFonts w:ascii="Calibri" w:hAnsi="Calibri" w:eastAsia="Calibri" w:cs="Calibri"/>
            <w:noProof w:val="0"/>
            <w:sz w:val="24"/>
            <w:szCs w:val="24"/>
            <w:lang w:val="en-IN"/>
            <w:rPrChange w:author="Sandhya Rani Buggamolla" w:date="2020-01-31T10:36:08.0090885" w:id="1774753428">
              <w:rPr/>
            </w:rPrChange>
          </w:rPr>
          <w:t>AllocationTriggerRunUSPremSC</w:t>
        </w:r>
      </w:ins>
    </w:p>
    <w:p w:rsidR="5432DFCE" w:rsidP="5432DFCE" w:rsidRDefault="5432DFCE" w14:paraId="091B3314" w14:textId="5BC819D3">
      <w:pPr>
        <w:pStyle w:val="Normal"/>
        <w:rPr>
          <w:ins w:author="Sandhya Rani Buggamolla" w:date="2020-01-31T10:36:38.319158" w:id="959507837"/>
        </w:rPr>
        <w:pPrChange w:author="Sandhya Rani Buggamolla" w:date="2020-01-31T10:36:08.0090885" w:id="988824836">
          <w:pPr/>
        </w:pPrChange>
      </w:pPr>
      <w:ins w:author="Sandhya Rani Buggamolla" w:date="2020-01-31T10:36:08.0090885" w:id="1303473492">
        <w:r>
          <w:drawing>
            <wp:inline wp14:editId="3E92EF34" wp14:anchorId="252CDB58">
              <wp:extent cx="5705475" cy="3078579"/>
              <wp:effectExtent l="0" t="0" r="0" b="0"/>
              <wp:docPr id="226899727" name="" title=""/>
              <wp:cNvGraphicFramePr>
                <a:graphicFrameLocks noChangeAspect="1"/>
              </wp:cNvGraphicFramePr>
              <a:graphic>
                <a:graphicData uri="http://schemas.openxmlformats.org/drawingml/2006/picture">
                  <pic:pic>
                    <pic:nvPicPr>
                      <pic:cNvPr id="0" name=""/>
                      <pic:cNvPicPr/>
                    </pic:nvPicPr>
                    <pic:blipFill>
                      <a:blip r:embed="R71422a1a3cbe46eb">
                        <a:extLst>
                          <a:ext xmlns:a="http://schemas.openxmlformats.org/drawingml/2006/main" uri="{28A0092B-C50C-407E-A947-70E740481C1C}">
                            <a14:useLocalDpi val="0"/>
                          </a:ext>
                        </a:extLst>
                      </a:blip>
                      <a:stretch>
                        <a:fillRect/>
                      </a:stretch>
                    </pic:blipFill>
                    <pic:spPr>
                      <a:xfrm>
                        <a:off x="0" y="0"/>
                        <a:ext cx="5705475" cy="3078579"/>
                      </a:xfrm>
                      <a:prstGeom prst="rect">
                        <a:avLst/>
                      </a:prstGeom>
                    </pic:spPr>
                  </pic:pic>
                </a:graphicData>
              </a:graphic>
            </wp:inline>
          </w:drawing>
        </w:r>
      </w:ins>
    </w:p>
    <w:p w:rsidR="3930ED7D" w:rsidP="3930ED7D" w:rsidRDefault="3930ED7D" w14:paraId="1C6756F7" w14:textId="12369964">
      <w:pPr>
        <w:pStyle w:val="Normal"/>
        <w:rPr>
          <w:ins w:author="Sandhya Rani Buggamolla" w:date="2020-01-31T10:37:08.7029843" w:id="1649473879"/>
        </w:rPr>
        <w:pPrChange w:author="Sandhya Rani Buggamolla" w:date="2020-01-31T10:36:38.319158" w:id="2119019908">
          <w:pPr/>
        </w:pPrChange>
      </w:pPr>
      <w:ins w:author="Sandhya Rani Buggamolla" w:date="2020-01-31T10:36:38.319158" w:id="1503278455">
        <w:r>
          <w:drawing>
            <wp:inline wp14:editId="42E9F540" wp14:anchorId="47EAE556">
              <wp:extent cx="5505450" cy="2810074"/>
              <wp:effectExtent l="0" t="0" r="0" b="0"/>
              <wp:docPr id="1235969100" name="" title=""/>
              <wp:cNvGraphicFramePr>
                <a:graphicFrameLocks noChangeAspect="1"/>
              </wp:cNvGraphicFramePr>
              <a:graphic>
                <a:graphicData uri="http://schemas.openxmlformats.org/drawingml/2006/picture">
                  <pic:pic>
                    <pic:nvPicPr>
                      <pic:cNvPr id="0" name=""/>
                      <pic:cNvPicPr/>
                    </pic:nvPicPr>
                    <pic:blipFill>
                      <a:blip r:embed="Rb2b192da97454a51">
                        <a:extLst>
                          <a:ext xmlns:a="http://schemas.openxmlformats.org/drawingml/2006/main" uri="{28A0092B-C50C-407E-A947-70E740481C1C}">
                            <a14:useLocalDpi val="0"/>
                          </a:ext>
                        </a:extLst>
                      </a:blip>
                      <a:stretch>
                        <a:fillRect/>
                      </a:stretch>
                    </pic:blipFill>
                    <pic:spPr>
                      <a:xfrm>
                        <a:off x="0" y="0"/>
                        <a:ext cx="5505450" cy="2810074"/>
                      </a:xfrm>
                      <a:prstGeom prst="rect">
                        <a:avLst/>
                      </a:prstGeom>
                    </pic:spPr>
                  </pic:pic>
                </a:graphicData>
              </a:graphic>
            </wp:inline>
          </w:drawing>
        </w:r>
      </w:ins>
    </w:p>
    <w:p w:rsidR="4D5F76E4" w:rsidP="4D5F76E4" w:rsidRDefault="4D5F76E4" w14:paraId="36D15B73" w14:textId="194AF3B6">
      <w:pPr>
        <w:pStyle w:val="ListParagraph"/>
        <w:numPr>
          <w:ilvl w:val="0"/>
          <w:numId w:val="23"/>
        </w:numPr>
        <w:spacing w:line="257" w:lineRule="auto"/>
        <w:rPr>
          <w:ins w:author="Sandhya Rani Buggamolla" w:date="2020-01-31T10:37:08.7029843" w:id="628875155"/>
          <w:b w:val="1"/>
          <w:bCs w:val="1"/>
          <w:sz w:val="24"/>
          <w:szCs w:val="24"/>
        </w:rPr>
        <w:pPrChange w:author="Sandhya Rani Buggamolla" w:date="2020-01-31T10:37:08.7029843" w:id="823153192">
          <w:pPr/>
        </w:pPrChange>
      </w:pPr>
      <w:ins w:author="Sandhya Rani Buggamolla" w:date="2020-01-31T10:37:08.7029843" w:id="800491598">
        <w:r w:rsidRPr="4D5F76E4" w:rsidR="4D5F76E4">
          <w:rPr>
            <w:rFonts w:ascii="Calibri" w:hAnsi="Calibri" w:eastAsia="Calibri" w:cs="Calibri"/>
            <w:b w:val="1"/>
            <w:bCs w:val="1"/>
            <w:noProof w:val="0"/>
            <w:sz w:val="24"/>
            <w:szCs w:val="24"/>
            <w:lang w:val="en-IN"/>
            <w:rPrChange w:author="Sandhya Rani Buggamolla" w:date="2020-01-31T10:37:08.7029843" w:id="1865973051">
              <w:rPr/>
            </w:rPrChange>
          </w:rPr>
          <w:t>Cube Calculations:</w:t>
        </w:r>
        <w:r w:rsidRPr="4D5F76E4" w:rsidR="4D5F76E4">
          <w:rPr>
            <w:rFonts w:ascii="Calibri" w:hAnsi="Calibri" w:eastAsia="Calibri" w:cs="Calibri"/>
            <w:noProof w:val="0"/>
            <w:sz w:val="24"/>
            <w:szCs w:val="24"/>
            <w:lang w:val="en-IN"/>
            <w:rPrChange w:author="Sandhya Rani Buggamolla" w:date="2020-01-31T10:37:08.7029843" w:id="622627235">
              <w:rPr/>
            </w:rPrChange>
          </w:rPr>
          <w:t xml:space="preserve"> All the above modules will be an input for this Cube during Posting/Analysis as all these are inter-related. All the data that has been loaded into the above modules will be calculated in the Cube and available for Posting/Analysis.</w:t>
        </w:r>
      </w:ins>
    </w:p>
    <w:p w:rsidR="4D5F76E4" w:rsidP="4D5F76E4" w:rsidRDefault="4D5F76E4" w14:paraId="67604975" w14:textId="47213591">
      <w:pPr>
        <w:pStyle w:val="ListParagraph"/>
        <w:numPr>
          <w:ilvl w:val="0"/>
          <w:numId w:val="23"/>
        </w:numPr>
        <w:spacing w:line="257" w:lineRule="auto"/>
        <w:rPr>
          <w:ins w:author="Sandhya Rani Buggamolla" w:date="2020-01-31T10:37:08.7029843" w:id="519920703"/>
          <w:sz w:val="24"/>
          <w:szCs w:val="24"/>
        </w:rPr>
        <w:pPrChange w:author="Sandhya Rani Buggamolla" w:date="2020-01-31T10:37:08.7029843" w:id="982312024">
          <w:pPr/>
        </w:pPrChange>
      </w:pPr>
      <w:ins w:author="Sandhya Rani Buggamolla" w:date="2020-01-31T10:37:08.7029843" w:id="1536232430">
        <w:r w:rsidRPr="4D5F76E4" w:rsidR="4D5F76E4">
          <w:rPr>
            <w:rFonts w:ascii="Calibri" w:hAnsi="Calibri" w:eastAsia="Calibri" w:cs="Calibri"/>
            <w:noProof w:val="0"/>
            <w:sz w:val="24"/>
            <w:szCs w:val="24"/>
            <w:lang w:val="en-IN"/>
            <w:rPrChange w:author="Sandhya Rani Buggamolla" w:date="2020-01-31T10:37:08.7029843" w:id="580486929">
              <w:rPr/>
            </w:rPrChange>
          </w:rPr>
          <w:t xml:space="preserve">The Finance processes generally depends on a series of ad hoc databases and spreadsheets to prepare data for posting into General-Ledger system, resulting in process delays and several control issues. </w:t>
        </w:r>
      </w:ins>
    </w:p>
    <w:p w:rsidR="4D5F76E4" w:rsidP="4D5F76E4" w:rsidRDefault="4D5F76E4" w14:paraId="2B367643" w14:textId="5048C605">
      <w:pPr>
        <w:pStyle w:val="ListParagraph"/>
        <w:numPr>
          <w:ilvl w:val="0"/>
          <w:numId w:val="23"/>
        </w:numPr>
        <w:spacing w:line="257" w:lineRule="auto"/>
        <w:rPr>
          <w:ins w:author="Sandhya Rani Buggamolla" w:date="2020-01-31T10:37:08.7029843" w:id="1903341235"/>
          <w:sz w:val="24"/>
          <w:szCs w:val="24"/>
        </w:rPr>
        <w:pPrChange w:author="Sandhya Rani Buggamolla" w:date="2020-01-31T10:37:08.7029843" w:id="1302984174">
          <w:pPr/>
        </w:pPrChange>
      </w:pPr>
      <w:ins w:author="Sandhya Rani Buggamolla" w:date="2020-01-31T10:37:08.7029843" w:id="165410983">
        <w:r w:rsidRPr="4D5F76E4" w:rsidR="4D5F76E4">
          <w:rPr>
            <w:rFonts w:ascii="Calibri" w:hAnsi="Calibri" w:eastAsia="Calibri" w:cs="Calibri"/>
            <w:noProof w:val="0"/>
            <w:sz w:val="24"/>
            <w:szCs w:val="24"/>
            <w:lang w:val="en-IN"/>
            <w:rPrChange w:author="Sandhya Rani Buggamolla" w:date="2020-01-31T10:37:08.7029843" w:id="1310743021">
              <w:rPr/>
            </w:rPrChange>
          </w:rPr>
          <w:t>FDM has a calculation engine to replace the ad hoc spreadsheets and databases used to prepare data for posting to the General-Ledger system. This reduces the time taken to complete the period end process and enhance control.</w:t>
        </w:r>
      </w:ins>
    </w:p>
    <w:p w:rsidR="4D5F76E4" w:rsidP="4D5F76E4" w:rsidRDefault="4D5F76E4" w14:paraId="4E4D257D" w14:textId="37F1E166">
      <w:pPr>
        <w:pStyle w:val="ListParagraph"/>
        <w:numPr>
          <w:ilvl w:val="0"/>
          <w:numId w:val="23"/>
        </w:numPr>
        <w:spacing w:line="257" w:lineRule="auto"/>
        <w:rPr>
          <w:ins w:author="Sandhya Rani Buggamolla" w:date="2020-01-31T10:37:08.7029843" w:id="1460171754"/>
          <w:sz w:val="24"/>
          <w:szCs w:val="24"/>
        </w:rPr>
        <w:pPrChange w:author="Sandhya Rani Buggamolla" w:date="2020-01-31T10:37:08.7029843" w:id="797241355">
          <w:pPr/>
        </w:pPrChange>
      </w:pPr>
      <w:ins w:author="Sandhya Rani Buggamolla" w:date="2020-01-31T10:37:08.7029843" w:id="253093285">
        <w:r w:rsidRPr="4D5F76E4" w:rsidR="4D5F76E4">
          <w:rPr>
            <w:rFonts w:ascii="Calibri" w:hAnsi="Calibri" w:eastAsia="Calibri" w:cs="Calibri"/>
            <w:noProof w:val="0"/>
            <w:sz w:val="24"/>
            <w:szCs w:val="24"/>
            <w:lang w:val="en-IN"/>
            <w:rPrChange w:author="Sandhya Rani Buggamolla" w:date="2020-01-31T10:37:08.7029843" w:id="1654677065">
              <w:rPr/>
            </w:rPrChange>
          </w:rPr>
          <w:t>In addition to handling the import of data and calculation rules from multiple sources, the engine performs real-time and scheduled calculations including earnings, IBNR, claims handling expense, and FX revaluations.</w:t>
        </w:r>
      </w:ins>
    </w:p>
    <w:p w:rsidR="4D5F76E4" w:rsidP="4D5F76E4" w:rsidRDefault="4D5F76E4" w14:paraId="13CE3D6D" w14:textId="28889638">
      <w:pPr>
        <w:spacing w:line="257" w:lineRule="auto"/>
        <w:jc w:val="both"/>
        <w:rPr>
          <w:ins w:author="Sandhya Rani Buggamolla" w:date="2020-01-31T10:37:08.7029843" w:id="717724212"/>
        </w:rPr>
        <w:pPrChange w:author="Sandhya Rani Buggamolla" w:date="2020-01-31T10:37:08.7029843" w:id="1240944048">
          <w:pPr/>
        </w:pPrChange>
      </w:pPr>
      <w:ins w:author="Sandhya Rani Buggamolla" w:date="2020-01-31T10:37:08.7029843" w:id="1218068570">
        <w:r w:rsidRPr="4D5F76E4" w:rsidR="4D5F76E4">
          <w:rPr>
            <w:rFonts w:ascii="Calibri" w:hAnsi="Calibri" w:eastAsia="Calibri" w:cs="Calibri"/>
            <w:b w:val="1"/>
            <w:bCs w:val="1"/>
            <w:noProof w:val="0"/>
            <w:sz w:val="24"/>
            <w:szCs w:val="24"/>
            <w:lang w:val="en-IN"/>
            <w:rPrChange w:author="Sandhya Rani Buggamolla" w:date="2020-01-31T10:37:08.7029843" w:id="900096221">
              <w:rPr/>
            </w:rPrChange>
          </w:rPr>
          <w:t>General Ledger:</w:t>
        </w:r>
      </w:ins>
    </w:p>
    <w:p w:rsidR="4D5F76E4" w:rsidP="4D5F76E4" w:rsidRDefault="4D5F76E4" w14:paraId="409D3C9A" w14:textId="42D7321E">
      <w:pPr>
        <w:spacing w:line="257" w:lineRule="auto"/>
        <w:rPr>
          <w:ins w:author="Sandhya Rani Buggamolla" w:date="2020-01-31T10:37:08.7029843" w:id="1611733678"/>
        </w:rPr>
        <w:pPrChange w:author="Sandhya Rani Buggamolla" w:date="2020-01-31T10:37:08.7029843" w:id="379144271">
          <w:pPr/>
        </w:pPrChange>
      </w:pPr>
      <w:ins w:author="Sandhya Rani Buggamolla" w:date="2020-01-31T10:37:08.7029843" w:id="1313242107">
        <w:r w:rsidRPr="4D5F76E4" w:rsidR="4D5F76E4">
          <w:rPr>
            <w:rFonts w:ascii="Calibri" w:hAnsi="Calibri" w:eastAsia="Calibri" w:cs="Calibri"/>
            <w:noProof w:val="0"/>
            <w:sz w:val="24"/>
            <w:szCs w:val="24"/>
            <w:lang w:val="en-IN"/>
            <w:rPrChange w:author="Sandhya Rani Buggamolla" w:date="2020-01-31T10:37:08.7029843" w:id="1860841983">
              <w:rPr/>
            </w:rPrChange>
          </w:rPr>
          <w:t>A general ledger represents the record-keeping system for a company's financial data with debit and credit account records validated by a trial balance.</w:t>
        </w:r>
      </w:ins>
    </w:p>
    <w:p w:rsidR="4D5F76E4" w:rsidP="4D5F76E4" w:rsidRDefault="4D5F76E4" w14:textId="5E097034" w14:paraId="4A3B3579">
      <w:pPr>
        <w:spacing w:line="257" w:lineRule="auto"/>
        <w:jc w:val="both"/>
        <w:rPr>
          <w:ins w:author="Sandhya Rani Buggamolla" w:date="2020-01-31T10:37:39.0640133" w:id="1720800780"/>
        </w:rPr>
        <w:pPrChange w:author="Sandhya Rani Buggamolla" w:date="2020-01-31T10:37:08.7029843" w:id="461562351">
          <w:pPr/>
        </w:pPrChange>
        <w:rPr>
          <w:rFonts w:ascii="Calibri" w:hAnsi="Calibri" w:eastAsia="Calibri" w:cs="Calibri"/>
          <w:b w:val="1"/>
          <w:bCs w:val="1"/>
          <w:noProof w:val="0"/>
          <w:sz w:val="24"/>
          <w:szCs w:val="24"/>
          <w:lang w:val="en-IN"/>
          <w:rPrChange w:author="Sandhya Rani Buggamolla" w:date="2020-01-31T10:37:08.7029843" w:id="662513483">
            <w:rPr/>
          </w:rPrChange>
        </w:rPr>
      </w:pPr>
      <w:ins w:author="Sandhya Rani Buggamolla" w:date="2020-01-31T10:37:08.7029843" w:id="452432278">
        <w:r w:rsidRPr="4D5F76E4" w:rsidR="4D5F76E4">
          <w:rPr>
            <w:rFonts w:ascii="Calibri" w:hAnsi="Calibri" w:eastAsia="Calibri" w:cs="Calibri"/>
            <w:b w:val="1"/>
            <w:bCs w:val="1"/>
            <w:noProof w:val="0"/>
            <w:sz w:val="24"/>
            <w:szCs w:val="24"/>
            <w:lang w:val="en-IN"/>
            <w:rPrChange w:author="Sandhya Rani Buggamolla" w:date="2020-01-31T10:37:08.7029843" w:id="1957305447">
              <w:rPr/>
            </w:rPrChange>
          </w:rPr>
          <w:t xml:space="preserve"> </w:t>
        </w:r>
      </w:ins>
      <w:ins w:author="Sandhya Rani Buggamolla" w:date="2020-01-31T10:37:39.0640133" w:id="1932128380">
        <w:r w:rsidR="7329F07C">
          <w:rPr/>
          <w:t/>
        </w:r>
      </w:ins>
    </w:p>
    <w:p w:rsidR="7329F07C" w:rsidP="7329F07C" w:rsidRDefault="7329F07C" w14:paraId="43DA5429" w14:textId="4BF17DFE">
      <w:pPr>
        <w:spacing w:line="257" w:lineRule="auto"/>
        <w:jc w:val="both"/>
        <w:rPr>
          <w:ins w:author="Sandhya Rani Buggamolla" w:date="2020-01-31T10:37:39.0640133" w:id="665881427"/>
        </w:rPr>
        <w:pPrChange w:author="Sandhya Rani Buggamolla" w:date="2020-01-31T10:37:39.0640133" w:id="6116368">
          <w:pPr/>
        </w:pPrChange>
      </w:pPr>
      <w:ins w:author="Sandhya Rani Buggamolla" w:date="2020-01-31T10:37:39.0640133" w:id="1703807454">
        <w:r w:rsidRPr="7329F07C" w:rsidR="7329F07C">
          <w:rPr>
            <w:rFonts w:ascii="Calibri" w:hAnsi="Calibri" w:eastAsia="Calibri" w:cs="Calibri"/>
            <w:b w:val="1"/>
            <w:bCs w:val="1"/>
            <w:noProof w:val="0"/>
            <w:sz w:val="32"/>
            <w:szCs w:val="32"/>
            <w:lang w:val="en-IN"/>
            <w:rPrChange w:author="Sandhya Rani Buggamolla" w:date="2020-01-31T10:37:39.0640133" w:id="1887760724">
              <w:rPr/>
            </w:rPrChange>
          </w:rPr>
          <w:t>STAGE 2:</w:t>
        </w:r>
      </w:ins>
    </w:p>
    <w:p w:rsidR="7329F07C" w:rsidP="7329F07C" w:rsidRDefault="7329F07C" w14:paraId="30C3A005" w14:textId="4BF17DFE">
      <w:pPr>
        <w:spacing w:line="257" w:lineRule="auto"/>
        <w:jc w:val="both"/>
        <w:rPr>
          <w:ins w:author="Sandhya Rani Buggamolla" w:date="2020-01-31T10:37:39.0640133" w:id="1254731204"/>
        </w:rPr>
        <w:pPrChange w:author="Sandhya Rani Buggamolla" w:date="2020-01-31T10:37:39.0640133" w:id="1630683019">
          <w:pPr/>
        </w:pPrChange>
      </w:pPr>
      <w:ins w:author="Sandhya Rani Buggamolla" w:date="2020-01-31T10:37:39.0640133" w:id="1735737114">
        <w:r w:rsidRPr="7329F07C" w:rsidR="7329F07C">
          <w:rPr>
            <w:rFonts w:ascii="Calibri" w:hAnsi="Calibri" w:eastAsia="Calibri" w:cs="Calibri"/>
            <w:noProof w:val="0"/>
            <w:sz w:val="24"/>
            <w:szCs w:val="24"/>
            <w:lang w:val="en-IN"/>
            <w:rPrChange w:author="Sandhya Rani Buggamolla" w:date="2020-01-31T10:37:39.0640133" w:id="938744216">
              <w:rPr/>
            </w:rPrChange>
          </w:rPr>
          <w:t xml:space="preserve">This stage is about posting/delivering the </w:t>
        </w:r>
        <w:r w:rsidRPr="7329F07C" w:rsidR="7329F07C">
          <w:rPr>
            <w:rFonts w:ascii="Times New Roman" w:hAnsi="Times New Roman" w:eastAsia="Times New Roman" w:cs="Times New Roman"/>
            <w:noProof w:val="0"/>
            <w:sz w:val="24"/>
            <w:szCs w:val="24"/>
            <w:lang w:val="en-GB"/>
            <w:rPrChange w:author="Sandhya Rani Buggamolla" w:date="2020-01-31T10:37:39.0640133" w:id="202240534">
              <w:rPr/>
            </w:rPrChange>
          </w:rPr>
          <w:t xml:space="preserve">data from the FDM cube, post the data into Agresso by performing Validations. </w:t>
        </w:r>
      </w:ins>
    </w:p>
    <w:p w:rsidR="7329F07C" w:rsidP="7329F07C" w:rsidRDefault="7329F07C" w14:paraId="0D4FCB04" w14:textId="4BF17DFE">
      <w:pPr>
        <w:spacing w:line="257" w:lineRule="auto"/>
        <w:jc w:val="both"/>
        <w:rPr>
          <w:ins w:author="Sandhya Rani Buggamolla" w:date="2020-01-31T10:37:39.0640133" w:id="1151364098"/>
        </w:rPr>
        <w:pPrChange w:author="Sandhya Rani Buggamolla" w:date="2020-01-31T10:37:39.0640133" w:id="2023434245">
          <w:pPr/>
        </w:pPrChange>
      </w:pPr>
      <w:ins w:author="Sandhya Rani Buggamolla" w:date="2020-01-31T10:37:39.0640133" w:id="244807584">
        <w:r w:rsidRPr="7329F07C" w:rsidR="7329F07C">
          <w:rPr>
            <w:rFonts w:ascii="Calibri" w:hAnsi="Calibri" w:eastAsia="Calibri" w:cs="Calibri"/>
            <w:b w:val="1"/>
            <w:bCs w:val="1"/>
            <w:noProof w:val="0"/>
            <w:sz w:val="24"/>
            <w:szCs w:val="24"/>
            <w:lang w:val="en-IN"/>
            <w:rPrChange w:author="Sandhya Rani Buggamolla" w:date="2020-01-31T10:37:39.0640133" w:id="1533738502">
              <w:rPr/>
            </w:rPrChange>
          </w:rPr>
          <w:t>Post:</w:t>
        </w:r>
      </w:ins>
    </w:p>
    <w:p w:rsidR="7329F07C" w:rsidP="7329F07C" w:rsidRDefault="7329F07C" w14:paraId="29EEE7A6" w14:textId="4BF17DFE">
      <w:pPr>
        <w:spacing w:line="257" w:lineRule="auto"/>
        <w:jc w:val="both"/>
        <w:rPr>
          <w:ins w:author="Sandhya Rani Buggamolla" w:date="2020-01-31T10:37:39.0640133" w:id="734420255"/>
        </w:rPr>
        <w:pPrChange w:author="Sandhya Rani Buggamolla" w:date="2020-01-31T10:37:39.0640133" w:id="1156663557">
          <w:pPr/>
        </w:pPrChange>
      </w:pPr>
      <w:ins w:author="Sandhya Rani Buggamolla" w:date="2020-01-31T10:37:39.0640133" w:id="781952805">
        <w:r w:rsidRPr="7329F07C" w:rsidR="7329F07C">
          <w:rPr>
            <w:rFonts w:ascii="Calibri" w:hAnsi="Calibri" w:eastAsia="Calibri" w:cs="Calibri"/>
            <w:noProof w:val="0"/>
            <w:sz w:val="24"/>
            <w:szCs w:val="24"/>
            <w:lang w:val="en-IN"/>
            <w:rPrChange w:author="Sandhya Rani Buggamolla" w:date="2020-01-31T10:37:39.0640133" w:id="1126086633">
              <w:rPr/>
            </w:rPrChange>
          </w:rPr>
          <w:t>Once the data has been processed in the FDM, it needs to be pushed into Agresso so the end users can access the data from Agresso. Process of committing the data from FDM to Agresso and pushing it back to FDM is called “Posting”.</w:t>
        </w:r>
      </w:ins>
    </w:p>
    <w:p w:rsidR="7329F07C" w:rsidP="7329F07C" w:rsidRDefault="7329F07C" w14:paraId="09356DD8" w14:textId="4BF17DFE">
      <w:pPr>
        <w:spacing w:line="257" w:lineRule="auto"/>
        <w:jc w:val="both"/>
        <w:rPr>
          <w:ins w:author="Sandhya Rani Buggamolla" w:date="2020-01-31T10:37:39.0640133" w:id="224960969"/>
        </w:rPr>
        <w:pPrChange w:author="Sandhya Rani Buggamolla" w:date="2020-01-31T10:37:39.0640133" w:id="1131518513">
          <w:pPr/>
        </w:pPrChange>
      </w:pPr>
      <w:ins w:author="Sandhya Rani Buggamolla" w:date="2020-01-31T10:37:39.0640133" w:id="1504615802">
        <w:r w:rsidRPr="7329F07C" w:rsidR="7329F07C">
          <w:rPr>
            <w:rFonts w:ascii="Calibri" w:hAnsi="Calibri" w:eastAsia="Calibri" w:cs="Calibri"/>
            <w:b w:val="1"/>
            <w:bCs w:val="1"/>
            <w:noProof w:val="0"/>
            <w:sz w:val="24"/>
            <w:szCs w:val="24"/>
            <w:lang w:val="en-IN"/>
            <w:rPrChange w:author="Sandhya Rani Buggamolla" w:date="2020-01-31T10:37:39.0640133" w:id="2049538845">
              <w:rPr/>
            </w:rPrChange>
          </w:rPr>
          <w:t>Posting engine</w:t>
        </w:r>
        <w:r w:rsidRPr="7329F07C" w:rsidR="7329F07C">
          <w:rPr>
            <w:rFonts w:ascii="Calibri" w:hAnsi="Calibri" w:eastAsia="Calibri" w:cs="Calibri"/>
            <w:noProof w:val="0"/>
            <w:sz w:val="24"/>
            <w:szCs w:val="24"/>
            <w:lang w:val="en-IN"/>
            <w:rPrChange w:author="Sandhya Rani Buggamolla" w:date="2020-01-31T10:37:39.0640133" w:id="1936888065">
              <w:rPr/>
            </w:rPrChange>
          </w:rPr>
          <w:t xml:space="preserve"> will serve the purpose of pushing the data from FDM to Agresso.</w:t>
        </w:r>
      </w:ins>
    </w:p>
    <w:p w:rsidR="7329F07C" w:rsidP="7329F07C" w:rsidRDefault="7329F07C" w14:paraId="1F6F2AE4" w14:textId="4BF17DFE">
      <w:pPr>
        <w:spacing w:line="257" w:lineRule="auto"/>
        <w:jc w:val="both"/>
        <w:rPr>
          <w:ins w:author="Sandhya Rani Buggamolla" w:date="2020-01-31T10:37:39.0640133" w:id="1321856629"/>
        </w:rPr>
        <w:pPrChange w:author="Sandhya Rani Buggamolla" w:date="2020-01-31T10:37:39.0640133" w:id="728015075">
          <w:pPr/>
        </w:pPrChange>
      </w:pPr>
      <w:ins w:author="Sandhya Rani Buggamolla" w:date="2020-01-31T10:37:39.0640133" w:id="2186357">
        <w:r w:rsidRPr="7329F07C" w:rsidR="7329F07C">
          <w:rPr>
            <w:rFonts w:ascii="Calibri" w:hAnsi="Calibri" w:eastAsia="Calibri" w:cs="Calibri"/>
            <w:b w:val="1"/>
            <w:bCs w:val="1"/>
            <w:noProof w:val="0"/>
            <w:sz w:val="24"/>
            <w:szCs w:val="24"/>
            <w:lang w:val="en-IN"/>
            <w:rPrChange w:author="Sandhya Rani Buggamolla" w:date="2020-01-31T10:37:39.0640133" w:id="32060598">
              <w:rPr/>
            </w:rPrChange>
          </w:rPr>
          <w:t>Posting Engine</w:t>
        </w:r>
        <w:r w:rsidRPr="7329F07C" w:rsidR="7329F07C">
          <w:rPr>
            <w:rFonts w:ascii="Calibri" w:hAnsi="Calibri" w:eastAsia="Calibri" w:cs="Calibri"/>
            <w:noProof w:val="0"/>
            <w:sz w:val="24"/>
            <w:szCs w:val="24"/>
            <w:lang w:val="en-IN"/>
            <w:rPrChange w:author="Sandhya Rani Buggamolla" w:date="2020-01-31T10:37:39.0640133" w:id="357969130">
              <w:rPr/>
            </w:rPrChange>
          </w:rPr>
          <w:t xml:space="preserve">: Once the data has been calculated in the Cube, user performs Posting from FDM Cube and commits the Posting to Agresso, by verifying data with “All calculations” and if the values are correct.  At the backend, Posting Engine will run appropriate posting queries based on the processes defined in the engine. All this processing occurs on the FDM Server and will automatically create all outputs that will be committed into Agresso. </w:t>
        </w:r>
      </w:ins>
    </w:p>
    <w:p w:rsidR="7329F07C" w:rsidP="7329F07C" w:rsidRDefault="7329F07C" w14:paraId="5BE4F7BE" w14:textId="4BF17DFE">
      <w:pPr>
        <w:spacing w:line="257" w:lineRule="auto"/>
        <w:jc w:val="both"/>
        <w:rPr>
          <w:ins w:author="Sandhya Rani Buggamolla" w:date="2020-01-31T10:37:39.0640133" w:id="1348792143"/>
        </w:rPr>
        <w:pPrChange w:author="Sandhya Rani Buggamolla" w:date="2020-01-31T10:37:39.0640133" w:id="369501150">
          <w:pPr/>
        </w:pPrChange>
      </w:pPr>
      <w:ins w:author="Sandhya Rani Buggamolla" w:date="2020-01-31T10:37:39.0640133" w:id="596886299">
        <w:r w:rsidRPr="7329F07C" w:rsidR="7329F07C">
          <w:rPr>
            <w:rFonts w:ascii="Calibri" w:hAnsi="Calibri" w:eastAsia="Calibri" w:cs="Calibri"/>
            <w:b w:val="1"/>
            <w:bCs w:val="1"/>
            <w:noProof w:val="0"/>
            <w:sz w:val="24"/>
            <w:szCs w:val="24"/>
            <w:lang w:val="en-IN"/>
            <w:rPrChange w:author="Sandhya Rani Buggamolla" w:date="2020-01-31T10:37:39.0640133" w:id="1544250821">
              <w:rPr/>
            </w:rPrChange>
          </w:rPr>
          <w:t>Note:</w:t>
        </w:r>
      </w:ins>
    </w:p>
    <w:p w:rsidR="7329F07C" w:rsidP="7329F07C" w:rsidRDefault="7329F07C" w14:paraId="2C5BE52E" w14:textId="4BF17DFE">
      <w:pPr>
        <w:spacing w:line="257" w:lineRule="auto"/>
        <w:jc w:val="both"/>
        <w:rPr>
          <w:ins w:author="Sandhya Rani Buggamolla" w:date="2020-01-31T10:37:39.0640133" w:id="1333021632"/>
        </w:rPr>
        <w:pPrChange w:author="Sandhya Rani Buggamolla" w:date="2020-01-31T10:37:39.0640133" w:id="1585700000">
          <w:pPr/>
        </w:pPrChange>
      </w:pPr>
      <w:ins w:author="Sandhya Rani Buggamolla" w:date="2020-01-31T10:37:39.0640133" w:id="1681674771">
        <w:r w:rsidRPr="7329F07C" w:rsidR="7329F07C">
          <w:rPr>
            <w:rFonts w:ascii="Calibri" w:hAnsi="Calibri" w:eastAsia="Calibri" w:cs="Calibri"/>
            <w:noProof w:val="0"/>
            <w:sz w:val="24"/>
            <w:szCs w:val="24"/>
            <w:lang w:val="en-IN"/>
            <w:rPrChange w:author="Sandhya Rani Buggamolla" w:date="2020-01-31T10:37:39.0640133" w:id="2054085954">
              <w:rPr/>
            </w:rPrChange>
          </w:rPr>
          <w:t>A SharePoint is used to hold these posting queries so that if the MDX for a Process needs to be updated or a new Process needs to be configured, this can be done through SharePoint without the need to redeploy SQL Server Code.</w:t>
        </w:r>
      </w:ins>
    </w:p>
    <w:p w:rsidR="7329F07C" w:rsidP="7329F07C" w:rsidRDefault="7329F07C" w14:paraId="6ED87F59" w14:textId="4BF17DFE">
      <w:pPr>
        <w:spacing w:line="257" w:lineRule="auto"/>
        <w:jc w:val="both"/>
        <w:rPr>
          <w:ins w:author="Sandhya Rani Buggamolla" w:date="2020-01-31T10:37:39.0640133" w:id="1432624102"/>
        </w:rPr>
        <w:pPrChange w:author="Sandhya Rani Buggamolla" w:date="2020-01-31T10:37:39.0640133" w:id="471894347">
          <w:pPr/>
        </w:pPrChange>
      </w:pPr>
      <w:ins w:author="Sandhya Rani Buggamolla" w:date="2020-01-31T10:37:39.0640133" w:id="1889759387">
        <w:r w:rsidRPr="7329F07C" w:rsidR="7329F07C">
          <w:rPr>
            <w:rFonts w:ascii="Calibri" w:hAnsi="Calibri" w:eastAsia="Calibri" w:cs="Calibri"/>
            <w:noProof w:val="0"/>
            <w:sz w:val="24"/>
            <w:szCs w:val="24"/>
            <w:lang w:val="en-IN"/>
            <w:rPrChange w:author="Sandhya Rani Buggamolla" w:date="2020-01-31T10:37:39.0640133" w:id="2124286623">
              <w:rPr/>
            </w:rPrChange>
          </w:rPr>
          <w:t>The Posting Engine process is outlined as below diagram:</w:t>
        </w:r>
      </w:ins>
    </w:p>
    <w:p w:rsidR="7329F07C" w:rsidDel="53A66657" w:rsidP="7329F07C" w:rsidRDefault="7329F07C" w14:paraId="46239DB5" w14:textId="4BF17DFE">
      <w:pPr>
        <w:pStyle w:val="Normal"/>
        <w:spacing w:line="257" w:lineRule="auto"/>
        <w:jc w:val="both"/>
        <w:rPr>
          <w:del w:author="Sandhya Rani Buggamolla" w:date="2020-01-31T10:38:10.6561439" w:id="632886175"/>
          <w:rFonts w:ascii="Calibri" w:hAnsi="Calibri" w:eastAsia="Calibri" w:cs="Calibri"/>
          <w:b w:val="1"/>
          <w:bCs w:val="1"/>
          <w:noProof w:val="0"/>
          <w:sz w:val="24"/>
          <w:szCs w:val="24"/>
          <w:lang w:val="en-IN"/>
          <w:rPrChange w:author="Sandhya Rani Buggamolla" w:date="2020-01-31T10:37:39.0640133" w:id="1024623573">
            <w:rPr/>
          </w:rPrChange>
        </w:rPr>
        <w:pPrChange w:author="Sandhya Rani Buggamolla" w:date="2020-01-31T10:37:39.0640133" w:id="936008860">
          <w:pPr/>
        </w:pPrChange>
      </w:pPr>
    </w:p>
    <w:p w:rsidR="53A66657" w:rsidDel="512D6692" w:rsidP="53A66657" w:rsidRDefault="53A66657" w14:paraId="4227DD27" w14:textId="538EBA36">
      <w:pPr>
        <w:pStyle w:val="Normal"/>
        <w:spacing w:line="257" w:lineRule="auto"/>
        <w:jc w:val="both"/>
        <w:rPr>
          <w:del w:author="Sandhya Rani Buggamolla" w:date="2020-01-31T10:39:10.8449329" w:id="1713301765"/>
        </w:rPr>
        <w:pPrChange w:author="Sandhya Rani Buggamolla" w:date="2020-01-31T10:38:10.6561439" w:id="972436274">
          <w:pPr/>
        </w:pPrChange>
      </w:pPr>
    </w:p>
    <w:p w:rsidR="4D5F76E4" w:rsidDel="512D6692" w:rsidP="4D5F76E4" w:rsidRDefault="4D5F76E4" w14:paraId="3C0903A7" w14:textId="33A230D6">
      <w:pPr>
        <w:pStyle w:val="Normal"/>
        <w:rPr>
          <w:del w:author="Sandhya Rani Buggamolla" w:date="2020-01-31T10:39:10.8449329" w:id="103660946"/>
        </w:rPr>
        <w:pPrChange w:author="Sandhya Rani Buggamolla" w:date="2020-01-31T10:37:08.7029843" w:id="806386017">
          <w:pPr/>
        </w:pPrChange>
      </w:pPr>
    </w:p>
    <w:p w:rsidR="512D6692" w:rsidDel="51C5D1D8" w:rsidP="512D6692" w:rsidRDefault="512D6692" w14:paraId="7658270D" w14:textId="1D11329C">
      <w:pPr>
        <w:pStyle w:val="Normal"/>
        <w:spacing w:line="257" w:lineRule="auto"/>
        <w:jc w:val="both"/>
        <w:rPr>
          <w:del w:author="Sandhya Rani Buggamolla" w:date="2020-01-31T10:39:41.0020022" w:id="601390880"/>
          <w:rFonts w:ascii="Calibri" w:hAnsi="Calibri" w:eastAsia="Calibri" w:cs="Calibri"/>
          <w:b w:val="1"/>
          <w:bCs w:val="1"/>
          <w:noProof w:val="0"/>
          <w:sz w:val="24"/>
          <w:szCs w:val="24"/>
          <w:lang w:val="en-IN"/>
          <w:rPrChange w:author="Sandhya Rani Buggamolla" w:date="2020-01-31T10:39:10.8449329" w:id="588047769">
            <w:rPr/>
          </w:rPrChange>
        </w:rPr>
        <w:pPrChange w:author="Sandhya Rani Buggamolla" w:date="2020-01-31T10:39:10.8449329" w:id="1349194216">
          <w:pPr/>
        </w:pPrChange>
      </w:pPr>
    </w:p>
    <w:p w:rsidR="512D6692" w:rsidDel="51C5D1D8" w:rsidP="512D6692" w:rsidRDefault="512D6692" w14:paraId="47C19AE2" w14:textId="2599E4AB">
      <w:pPr>
        <w:pStyle w:val="Normal"/>
        <w:rPr>
          <w:del w:author="Sandhya Rani Buggamolla" w:date="2020-01-31T10:39:41.0020022" w:id="1079609914"/>
        </w:rPr>
        <w:pPrChange w:author="Sandhya Rani Buggamolla" w:date="2020-01-31T10:39:10.8449329" w:id="1487574227">
          <w:pPr/>
        </w:pPrChange>
      </w:pPr>
    </w:p>
    <w:p w:rsidR="51C5D1D8" w:rsidP="51C5D1D8" w:rsidRDefault="51C5D1D8" w14:paraId="631BFD59" w14:textId="1B6DA5B7">
      <w:pPr>
        <w:pStyle w:val="Normal"/>
        <w:spacing w:line="257" w:lineRule="auto"/>
        <w:jc w:val="both"/>
        <w:rPr>
          <w:ins w:author="Sandhya Rani Buggamolla" w:date="2020-01-31T10:40:11.2744451" w:id="805610360"/>
        </w:rPr>
        <w:pPrChange w:author="Sandhya Rani Buggamolla" w:date="2020-01-31T10:39:41.0020022" w:id="125010507">
          <w:pPr/>
        </w:pPrChange>
      </w:pPr>
      <w:ins w:author="Sandhya Rani Buggamolla" w:date="2020-01-31T10:39:41.0020022" w:id="553061732">
        <w:r>
          <w:drawing>
            <wp:inline wp14:editId="2BE0AAA1" wp14:anchorId="30F8F6AB">
              <wp:extent cx="5667375" cy="3813671"/>
              <wp:effectExtent l="0" t="0" r="0" b="0"/>
              <wp:docPr id="1074196327" name="" title=""/>
              <wp:cNvGraphicFramePr>
                <a:graphicFrameLocks noChangeAspect="1"/>
              </wp:cNvGraphicFramePr>
              <a:graphic>
                <a:graphicData uri="http://schemas.openxmlformats.org/drawingml/2006/picture">
                  <pic:pic>
                    <pic:nvPicPr>
                      <pic:cNvPr id="0" name=""/>
                      <pic:cNvPicPr/>
                    </pic:nvPicPr>
                    <pic:blipFill>
                      <a:blip r:embed="Rc8185672e8934b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67375" cy="3813671"/>
                      </a:xfrm>
                      <a:prstGeom prst="rect">
                        <a:avLst/>
                      </a:prstGeom>
                    </pic:spPr>
                  </pic:pic>
                </a:graphicData>
              </a:graphic>
            </wp:inline>
          </w:drawing>
        </w:r>
      </w:ins>
    </w:p>
    <w:p w:rsidR="5DF1F630" w:rsidP="5DF1F630" w:rsidRDefault="5DF1F630" w14:paraId="0103ED8F" w14:textId="08C24603">
      <w:pPr>
        <w:spacing w:line="257" w:lineRule="auto"/>
        <w:jc w:val="both"/>
        <w:rPr>
          <w:ins w:author="Sandhya Rani Buggamolla" w:date="2020-01-31T10:40:11.2744451" w:id="1298886576"/>
        </w:rPr>
        <w:pPrChange w:author="Sandhya Rani Buggamolla" w:date="2020-01-31T10:40:11.2744451" w:id="1608966520">
          <w:pPr/>
        </w:pPrChange>
      </w:pPr>
      <w:ins w:author="Sandhya Rani Buggamolla" w:date="2020-01-31T10:40:11.2744451" w:id="2048754850">
        <w:r w:rsidRPr="5DF1F630" w:rsidR="5DF1F630">
          <w:rPr>
            <w:rFonts w:ascii="Calibri" w:hAnsi="Calibri" w:eastAsia="Calibri" w:cs="Calibri"/>
            <w:b w:val="1"/>
            <w:bCs w:val="1"/>
            <w:noProof w:val="0"/>
            <w:sz w:val="24"/>
            <w:szCs w:val="24"/>
            <w:lang w:val="en-IN"/>
            <w:rPrChange w:author="Sandhya Rani Buggamolla" w:date="2020-01-31T10:40:11.2744451" w:id="1456686834">
              <w:rPr/>
            </w:rPrChange>
          </w:rPr>
          <w:t>Validation:</w:t>
        </w:r>
      </w:ins>
    </w:p>
    <w:p w:rsidR="5DF1F630" w:rsidP="5DF1F630" w:rsidRDefault="5DF1F630" w14:paraId="0C076037" w14:textId="74DC8B01">
      <w:pPr>
        <w:spacing w:line="257" w:lineRule="auto"/>
        <w:jc w:val="both"/>
        <w:rPr>
          <w:ins w:author="Sandhya Rani Buggamolla" w:date="2020-01-31T10:40:11.2744451" w:id="1585073886"/>
        </w:rPr>
        <w:pPrChange w:author="Sandhya Rani Buggamolla" w:date="2020-01-31T10:40:11.2744451" w:id="2030873458">
          <w:pPr/>
        </w:pPrChange>
      </w:pPr>
      <w:ins w:author="Sandhya Rani Buggamolla" w:date="2020-01-31T10:40:11.2744451" w:id="991587100">
        <w:r w:rsidRPr="5DF1F630" w:rsidR="5DF1F630">
          <w:rPr>
            <w:rFonts w:ascii="Calibri" w:hAnsi="Calibri" w:eastAsia="Calibri" w:cs="Calibri"/>
            <w:noProof w:val="0"/>
            <w:sz w:val="24"/>
            <w:szCs w:val="24"/>
            <w:lang w:val="en-IN"/>
            <w:rPrChange w:author="Sandhya Rani Buggamolla" w:date="2020-01-31T10:40:11.2744451" w:id="795462043">
              <w:rPr/>
            </w:rPrChange>
          </w:rPr>
          <w:t>Validation needs to take place before the data is committed to Agresso.</w:t>
        </w:r>
      </w:ins>
    </w:p>
    <w:p w:rsidR="5DF1F630" w:rsidP="5DF1F630" w:rsidRDefault="5DF1F630" w14:paraId="487247F8" w14:textId="00276289">
      <w:pPr>
        <w:spacing w:line="257" w:lineRule="auto"/>
        <w:jc w:val="both"/>
        <w:rPr>
          <w:ins w:author="Sandhya Rani Buggamolla" w:date="2020-01-31T10:40:11.2744451" w:id="506742712"/>
        </w:rPr>
        <w:pPrChange w:author="Sandhya Rani Buggamolla" w:date="2020-01-31T10:40:11.2744451" w:id="138141331">
          <w:pPr/>
        </w:pPrChange>
      </w:pPr>
      <w:ins w:author="Sandhya Rani Buggamolla" w:date="2020-01-31T10:40:11.2744451" w:id="621776240">
        <w:r w:rsidRPr="5DF1F630" w:rsidR="5DF1F630">
          <w:rPr>
            <w:rFonts w:ascii="Calibri" w:hAnsi="Calibri" w:eastAsia="Calibri" w:cs="Calibri"/>
            <w:noProof w:val="0"/>
            <w:sz w:val="24"/>
            <w:szCs w:val="24"/>
            <w:lang w:val="en-IN"/>
            <w:rPrChange w:author="Sandhya Rani Buggamolla" w:date="2020-01-31T10:40:11.2744451" w:id="1655047089">
              <w:rPr/>
            </w:rPrChange>
          </w:rPr>
          <w:t xml:space="preserve">Here </w:t>
        </w:r>
        <w:r w:rsidRPr="5DF1F630" w:rsidR="5DF1F630">
          <w:rPr>
            <w:rFonts w:ascii="Calibri" w:hAnsi="Calibri" w:eastAsia="Calibri" w:cs="Calibri"/>
            <w:noProof w:val="0"/>
            <w:sz w:val="22"/>
            <w:szCs w:val="22"/>
            <w:lang w:val="en-IN"/>
            <w:rPrChange w:author="Sandhya Rani Buggamolla" w:date="2020-01-31T10:40:11.2744451" w:id="1132160002">
              <w:rPr/>
            </w:rPrChange>
          </w:rPr>
          <w:t>Data is validated in the excel pivot on comparing with the data generated from base allocation, Live Agresso and true up.</w:t>
        </w:r>
      </w:ins>
    </w:p>
    <w:p w:rsidR="5DF1F630" w:rsidP="5DF1F630" w:rsidRDefault="5DF1F630" w14:paraId="26BBD2D5" w14:textId="40AB114D">
      <w:pPr>
        <w:jc w:val="both"/>
        <w:rPr>
          <w:ins w:author="Sandhya Rani Buggamolla" w:date="2020-01-31T10:40:11.2744451" w:id="1155419661"/>
        </w:rPr>
        <w:pPrChange w:author="Sandhya Rani Buggamolla" w:date="2020-01-31T10:40:11.2744451" w:id="700574640">
          <w:pPr/>
        </w:pPrChange>
      </w:pPr>
      <w:ins w:author="Sandhya Rani Buggamolla" w:date="2020-01-31T10:40:11.2744451" w:id="855913803">
        <w:r w:rsidRPr="5DF1F630" w:rsidR="5DF1F630">
          <w:rPr>
            <w:rFonts w:ascii="Calibri" w:hAnsi="Calibri" w:eastAsia="Calibri" w:cs="Calibri"/>
            <w:b w:val="1"/>
            <w:bCs w:val="1"/>
            <w:noProof w:val="0"/>
            <w:sz w:val="24"/>
            <w:szCs w:val="24"/>
            <w:lang w:val="en-IN"/>
            <w:rPrChange w:author="Sandhya Rani Buggamolla" w:date="2020-01-31T10:40:11.2744451" w:id="932453822">
              <w:rPr/>
            </w:rPrChange>
          </w:rPr>
          <w:t xml:space="preserve"> </w:t>
        </w:r>
      </w:ins>
    </w:p>
    <w:p w:rsidR="5DF1F630" w:rsidP="5DF1F630" w:rsidRDefault="5DF1F630" w14:paraId="409AE989" w14:textId="681778B9">
      <w:pPr>
        <w:spacing w:line="257" w:lineRule="auto"/>
        <w:jc w:val="both"/>
        <w:rPr>
          <w:ins w:author="Sandhya Rani Buggamolla" w:date="2020-01-31T10:40:11.2744451" w:id="1131637951"/>
        </w:rPr>
        <w:pPrChange w:author="Sandhya Rani Buggamolla" w:date="2020-01-31T10:40:11.2744451" w:id="890758338">
          <w:pPr/>
        </w:pPrChange>
      </w:pPr>
      <w:ins w:author="Sandhya Rani Buggamolla" w:date="2020-01-31T10:40:11.2744451" w:id="1324067572">
        <w:r w:rsidRPr="5DF1F630" w:rsidR="5DF1F630">
          <w:rPr>
            <w:rFonts w:ascii="Calibri" w:hAnsi="Calibri" w:eastAsia="Calibri" w:cs="Calibri"/>
            <w:b w:val="1"/>
            <w:bCs w:val="1"/>
            <w:noProof w:val="0"/>
            <w:sz w:val="24"/>
            <w:szCs w:val="24"/>
            <w:lang w:val="en-IN"/>
            <w:rPrChange w:author="Sandhya Rani Buggamolla" w:date="2020-01-31T10:40:11.2744451" w:id="1509608651">
              <w:rPr/>
            </w:rPrChange>
          </w:rPr>
          <w:t>Agresso:</w:t>
        </w:r>
      </w:ins>
    </w:p>
    <w:p w:rsidR="5DF1F630" w:rsidP="5DF1F630" w:rsidRDefault="5DF1F630" w14:paraId="684F6F3B" w14:textId="2B2AEC36">
      <w:pPr>
        <w:spacing w:line="257" w:lineRule="auto"/>
        <w:jc w:val="both"/>
        <w:rPr>
          <w:ins w:author="Sandhya Rani Buggamolla" w:date="2020-01-31T10:40:11.2744451" w:id="2020534602"/>
        </w:rPr>
        <w:pPrChange w:author="Sandhya Rani Buggamolla" w:date="2020-01-31T10:40:11.2744451" w:id="212008254">
          <w:pPr/>
        </w:pPrChange>
      </w:pPr>
      <w:ins w:author="Sandhya Rani Buggamolla" w:date="2020-01-31T10:40:11.2744451" w:id="850867078">
        <w:r w:rsidRPr="5DF1F630" w:rsidR="5DF1F630">
          <w:rPr>
            <w:rFonts w:ascii="Calibri" w:hAnsi="Calibri" w:eastAsia="Calibri" w:cs="Calibri"/>
            <w:noProof w:val="0"/>
            <w:sz w:val="24"/>
            <w:szCs w:val="24"/>
            <w:lang w:val="en-IN"/>
            <w:rPrChange w:author="Sandhya Rani Buggamolla" w:date="2020-01-31T10:40:11.2744451" w:id="1558143224">
              <w:rPr/>
            </w:rPrChange>
          </w:rPr>
          <w:t>It is a database where data is imported from FDM cube and is used by end users. This can also act as an input to FDM sometimes.</w:t>
        </w:r>
      </w:ins>
    </w:p>
    <w:p w:rsidR="5DF1F630" w:rsidP="5DF1F630" w:rsidRDefault="5DF1F630" w14:paraId="1544D893" w14:textId="234BB7F9">
      <w:pPr>
        <w:spacing w:line="257" w:lineRule="auto"/>
        <w:jc w:val="both"/>
        <w:rPr>
          <w:ins w:author="Sandhya Rani Buggamolla" w:date="2020-01-31T10:40:11.2744451" w:id="1103127244"/>
        </w:rPr>
        <w:pPrChange w:author="Sandhya Rani Buggamolla" w:date="2020-01-31T10:40:11.2744451" w:id="873413940">
          <w:pPr/>
        </w:pPrChange>
      </w:pPr>
      <w:ins w:author="Sandhya Rani Buggamolla" w:date="2020-01-31T10:40:11.2744451" w:id="1643343772">
        <w:r w:rsidRPr="5DF1F630" w:rsidR="5DF1F630">
          <w:rPr>
            <w:rFonts w:ascii="Calibri" w:hAnsi="Calibri" w:eastAsia="Calibri" w:cs="Calibri"/>
            <w:b w:val="1"/>
            <w:bCs w:val="1"/>
            <w:noProof w:val="0"/>
            <w:sz w:val="32"/>
            <w:szCs w:val="32"/>
            <w:lang w:val="en-IN"/>
            <w:rPrChange w:author="Sandhya Rani Buggamolla" w:date="2020-01-31T10:40:11.2744451" w:id="864239065">
              <w:rPr/>
            </w:rPrChange>
          </w:rPr>
          <w:t xml:space="preserve">STAGE 3: </w:t>
        </w:r>
      </w:ins>
    </w:p>
    <w:p w:rsidR="5DF1F630" w:rsidP="5DF1F630" w:rsidRDefault="5DF1F630" w14:paraId="5880921C" w14:textId="57A76094">
      <w:pPr>
        <w:spacing w:line="257" w:lineRule="auto"/>
        <w:jc w:val="both"/>
        <w:rPr>
          <w:ins w:author="Sandhya Rani Buggamolla" w:date="2020-01-31T10:40:11.2744451" w:id="978263224"/>
        </w:rPr>
        <w:pPrChange w:author="Sandhya Rani Buggamolla" w:date="2020-01-31T10:40:11.2744451" w:id="301155111">
          <w:pPr/>
        </w:pPrChange>
      </w:pPr>
      <w:ins w:author="Sandhya Rani Buggamolla" w:date="2020-01-31T10:40:11.2744451" w:id="774192586">
        <w:r w:rsidRPr="5DF1F630" w:rsidR="5DF1F630">
          <w:rPr>
            <w:rFonts w:ascii="Calibri" w:hAnsi="Calibri" w:eastAsia="Calibri" w:cs="Calibri"/>
            <w:noProof w:val="0"/>
            <w:sz w:val="24"/>
            <w:szCs w:val="24"/>
            <w:lang w:val="en-IN"/>
            <w:rPrChange w:author="Sandhya Rani Buggamolla" w:date="2020-01-31T10:40:11.2744451" w:id="1822600675">
              <w:rPr/>
            </w:rPrChange>
          </w:rPr>
          <w:t>The Committed data from Agresso will be imported back into FDM through a Job called “Intraday”</w:t>
        </w:r>
      </w:ins>
    </w:p>
    <w:p w:rsidR="5DF1F630" w:rsidP="5DF1F630" w:rsidRDefault="5DF1F630" w14:paraId="22B7C95C" w14:textId="1951109A">
      <w:pPr>
        <w:spacing w:line="257" w:lineRule="auto"/>
        <w:jc w:val="both"/>
        <w:rPr>
          <w:ins w:author="Sandhya Rani Buggamolla" w:date="2020-01-31T10:40:11.2744451" w:id="1913074680"/>
        </w:rPr>
        <w:pPrChange w:author="Sandhya Rani Buggamolla" w:date="2020-01-31T10:40:11.2744451" w:id="1899303479">
          <w:pPr/>
        </w:pPrChange>
      </w:pPr>
      <w:ins w:author="Sandhya Rani Buggamolla" w:date="2020-01-31T10:40:11.2744451" w:id="690426264">
        <w:r w:rsidRPr="5DF1F630" w:rsidR="5DF1F630">
          <w:rPr>
            <w:rFonts w:ascii="Calibri" w:hAnsi="Calibri" w:eastAsia="Calibri" w:cs="Calibri"/>
            <w:b w:val="1"/>
            <w:bCs w:val="1"/>
            <w:noProof w:val="0"/>
            <w:sz w:val="24"/>
            <w:szCs w:val="24"/>
            <w:lang w:val="en-IN"/>
            <w:rPrChange w:author="Sandhya Rani Buggamolla" w:date="2020-01-31T10:40:11.2744451" w:id="767733340">
              <w:rPr/>
            </w:rPrChange>
          </w:rPr>
          <w:t>Back in FDM:</w:t>
        </w:r>
      </w:ins>
    </w:p>
    <w:p w:rsidR="5DF1F630" w:rsidP="5DF1F630" w:rsidRDefault="5DF1F630" w14:paraId="60388644" w14:textId="4777A166">
      <w:pPr>
        <w:jc w:val="both"/>
        <w:rPr>
          <w:ins w:author="Sandhya Rani Buggamolla" w:date="2020-01-31T10:40:11.2744451" w:id="1132890407"/>
        </w:rPr>
        <w:pPrChange w:author="Sandhya Rani Buggamolla" w:date="2020-01-31T10:40:11.2744451" w:id="630558635">
          <w:pPr/>
        </w:pPrChange>
      </w:pPr>
      <w:ins w:author="Sandhya Rani Buggamolla" w:date="2020-01-31T10:40:11.2744451" w:id="545011053">
        <w:r w:rsidRPr="5DF1F630" w:rsidR="5DF1F630">
          <w:rPr>
            <w:rFonts w:ascii="Calibri" w:hAnsi="Calibri" w:eastAsia="Calibri" w:cs="Calibri"/>
            <w:noProof w:val="0"/>
            <w:sz w:val="24"/>
            <w:szCs w:val="24"/>
            <w:lang w:val="en-IN"/>
            <w:rPrChange w:author="Sandhya Rani Buggamolla" w:date="2020-01-31T10:40:11.2744451" w:id="917341569">
              <w:rPr/>
            </w:rPrChange>
          </w:rPr>
          <w:t>All historical and current postings in Agresso are populated into the FDM Database and visible to end users through the FDM Cube using excel pivots. The data is updated on a periodic basis intra-day job(generally every 10 minutes) and all new transactions, if committed from Agresso , will be reflected in FDM.</w:t>
        </w:r>
      </w:ins>
    </w:p>
    <w:p w:rsidR="5DF1F630" w:rsidP="5DF1F630" w:rsidRDefault="5DF1F630" w14:paraId="296B195F" w14:textId="2828F247">
      <w:pPr>
        <w:jc w:val="both"/>
        <w:rPr>
          <w:ins w:author="Sandhya Rani Buggamolla" w:date="2020-01-31T10:40:11.2744451" w:id="1461547826"/>
        </w:rPr>
        <w:pPrChange w:author="Sandhya Rani Buggamolla" w:date="2020-01-31T10:40:11.2744451" w:id="1797674346">
          <w:pPr/>
        </w:pPrChange>
      </w:pPr>
      <w:ins w:author="Sandhya Rani Buggamolla" w:date="2020-01-31T10:40:11.2744451" w:id="1652388625">
        <w:r w:rsidRPr="5DF1F630" w:rsidR="5DF1F630">
          <w:rPr>
            <w:rFonts w:ascii="Calibri" w:hAnsi="Calibri" w:eastAsia="Calibri" w:cs="Calibri"/>
            <w:noProof w:val="0"/>
            <w:sz w:val="24"/>
            <w:szCs w:val="24"/>
            <w:lang w:val="en-IN"/>
            <w:rPrChange w:author="Sandhya Rani Buggamolla" w:date="2020-01-31T10:40:11.2744451" w:id="1717154679">
              <w:rPr/>
            </w:rPrChange>
          </w:rPr>
          <w:t xml:space="preserve"> </w:t>
        </w:r>
      </w:ins>
    </w:p>
    <w:p w:rsidR="5DF1F630" w:rsidP="5DF1F630" w:rsidRDefault="5DF1F630" w14:paraId="3E56A33F" w14:textId="37C626A7">
      <w:pPr>
        <w:spacing w:line="257" w:lineRule="auto"/>
        <w:jc w:val="both"/>
        <w:rPr>
          <w:ins w:author="Sandhya Rani Buggamolla" w:date="2020-01-31T10:40:11.2744451" w:id="415965194"/>
        </w:rPr>
        <w:pPrChange w:author="Sandhya Rani Buggamolla" w:date="2020-01-31T10:40:11.2744451" w:id="167248625">
          <w:pPr/>
        </w:pPrChange>
      </w:pPr>
      <w:ins w:author="Sandhya Rani Buggamolla" w:date="2020-01-31T10:40:11.2744451" w:id="2094561830">
        <w:r w:rsidRPr="5DF1F630" w:rsidR="5DF1F630">
          <w:rPr>
            <w:rFonts w:ascii="Calibri" w:hAnsi="Calibri" w:eastAsia="Calibri" w:cs="Calibri"/>
            <w:b w:val="1"/>
            <w:bCs w:val="1"/>
            <w:noProof w:val="0"/>
            <w:sz w:val="32"/>
            <w:szCs w:val="32"/>
            <w:lang w:val="en-IN"/>
            <w:rPrChange w:author="Sandhya Rani Buggamolla" w:date="2020-01-31T10:40:11.2744451" w:id="718208182">
              <w:rPr/>
            </w:rPrChange>
          </w:rPr>
          <w:t>What are Pre-Calculations and Run-time calculations:</w:t>
        </w:r>
      </w:ins>
    </w:p>
    <w:p w:rsidR="5DF1F630" w:rsidP="5353F337" w:rsidRDefault="5DF1F630" w14:paraId="57D80EDF" w14:textId="53159603">
      <w:pPr>
        <w:pStyle w:val="Normal"/>
        <w:spacing w:line="257" w:lineRule="auto"/>
        <w:jc w:val="both"/>
        <w:rPr>
          <w:sz w:val="24"/>
          <w:szCs w:val="24"/>
          <w:rPrChange w:author="Sandhya Rani Buggamolla" w:date="2020-01-31T10:27:53.8865116" w:id="1938222210">
            <w:rPr/>
          </w:rPrChange>
        </w:rPr>
        <w:pPrChange w:author="Sandhya Rani Buggamolla" w:date="2020-01-31T10:40:41.604045" w:id="1818865204">
          <w:pPr/>
        </w:pPrChange>
      </w:pPr>
      <w:ins w:author="Sandhya Rani Buggamolla" w:date="2020-01-31T10:40:41.604045" w:id="2047789349">
        <w:r>
          <w:drawing>
            <wp:inline wp14:editId="1D6A5ABA" wp14:anchorId="5175002A">
              <wp:extent cx="5705475" cy="1616551"/>
              <wp:effectExtent l="0" t="0" r="0" b="0"/>
              <wp:docPr id="627482751" name="" title=""/>
              <wp:cNvGraphicFramePr>
                <a:graphicFrameLocks noChangeAspect="1"/>
              </wp:cNvGraphicFramePr>
              <a:graphic>
                <a:graphicData uri="http://schemas.openxmlformats.org/drawingml/2006/picture">
                  <pic:pic>
                    <pic:nvPicPr>
                      <pic:cNvPr id="0" name=""/>
                      <pic:cNvPicPr/>
                    </pic:nvPicPr>
                    <pic:blipFill>
                      <a:blip r:embed="Rc4bbf4a949c24a69">
                        <a:extLst>
                          <a:ext xmlns:a="http://schemas.openxmlformats.org/drawingml/2006/main" uri="{28A0092B-C50C-407E-A947-70E740481C1C}">
                            <a14:useLocalDpi val="0"/>
                          </a:ext>
                        </a:extLst>
                      </a:blip>
                      <a:stretch>
                        <a:fillRect/>
                      </a:stretch>
                    </pic:blipFill>
                    <pic:spPr>
                      <a:xfrm>
                        <a:off x="0" y="0"/>
                        <a:ext cx="5705475" cy="1616551"/>
                      </a:xfrm>
                      <a:prstGeom prst="rect">
                        <a:avLst/>
                      </a:prstGeom>
                    </pic:spPr>
                  </pic:pic>
                </a:graphicData>
              </a:graphic>
            </wp:inline>
          </w:drawing>
        </w:r>
      </w:ins>
    </w:p>
    <w:p w:rsidR="5DF1F630" w:rsidP="5DF1F630" w:rsidRDefault="5DF1F630" w14:paraId="176A9EBB" w14:textId="6C4EC6B5">
      <w:pPr>
        <w:spacing w:line="257" w:lineRule="auto"/>
        <w:jc w:val="both"/>
        <w:rPr>
          <w:ins w:author="Sandhya Rani Buggamolla" w:date="2020-01-31T10:40:41.604045" w:id="1901172146"/>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1986770215">
        <w:r w:rsidRPr="5353F337" w:rsidR="5353F337">
          <w:rPr>
            <w:rFonts w:ascii="Calibri" w:hAnsi="Calibri" w:eastAsia="Calibri" w:cs="Calibri"/>
            <w:b w:val="1"/>
            <w:bCs w:val="1"/>
            <w:noProof w:val="0"/>
            <w:sz w:val="32"/>
            <w:szCs w:val="32"/>
            <w:lang w:val="en-IN"/>
            <w:rPrChange w:author="Sandhya Rani Buggamolla" w:date="2020-01-31T10:40:41.604045" w:id="1646484698">
              <w:rPr/>
            </w:rPrChange>
          </w:rPr>
          <w:t>Pre-Calculations:</w:t>
        </w:r>
      </w:ins>
    </w:p>
    <w:p w:rsidR="5DF1F630" w:rsidP="5DF1F630" w:rsidRDefault="5DF1F630" w14:paraId="779393A9" w14:textId="1E44CEF0">
      <w:pPr>
        <w:spacing w:line="257" w:lineRule="auto"/>
        <w:jc w:val="both"/>
        <w:rPr>
          <w:ins w:author="Sandhya Rani Buggamolla" w:date="2020-01-31T10:40:41.604045" w:id="1607801103"/>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1381960471">
        <w:r w:rsidRPr="5353F337" w:rsidR="5353F337">
          <w:rPr>
            <w:rFonts w:ascii="Calibri" w:hAnsi="Calibri" w:eastAsia="Calibri" w:cs="Calibri"/>
            <w:noProof w:val="0"/>
            <w:sz w:val="24"/>
            <w:szCs w:val="24"/>
            <w:lang w:val="en-IN"/>
            <w:rPrChange w:author="Sandhya Rani Buggamolla" w:date="2020-01-31T10:40:41.604045" w:id="746009146">
              <w:rPr/>
            </w:rPrChange>
          </w:rPr>
          <w:t>These are sub-divided into 2 types:</w:t>
        </w:r>
      </w:ins>
    </w:p>
    <w:p w:rsidR="5DF1F630" w:rsidP="5353F337" w:rsidRDefault="5DF1F630" w14:paraId="08854BF4" w14:textId="50655D2E">
      <w:pPr>
        <w:pStyle w:val="ListParagraph"/>
        <w:numPr>
          <w:ilvl w:val="0"/>
          <w:numId w:val="24"/>
        </w:numPr>
        <w:spacing w:line="257" w:lineRule="auto"/>
        <w:rPr>
          <w:ins w:author="Sandhya Rani Buggamolla" w:date="2020-01-31T10:40:41.604045" w:id="1232761333"/>
          <w:b w:val="1"/>
          <w:bCs w:val="1"/>
          <w:sz w:val="24"/>
          <w:szCs w:val="24"/>
        </w:rPr>
        <w:rPr>
          <w:sz w:val="24"/>
          <w:szCs w:val="24"/>
          <w:rPrChange w:author="Sandhya Rani Buggamolla" w:date="2020-01-31T10:27:53.8865116" w:id="1938222210">
            <w:rPr/>
          </w:rPrChange>
        </w:rPr>
      </w:pPr>
      <w:ins w:author="Sandhya Rani Buggamolla" w:date="2020-01-31T10:40:41.604045" w:id="639866477">
        <w:r w:rsidRPr="5353F337" w:rsidR="5353F337">
          <w:rPr>
            <w:rFonts w:ascii="Calibri" w:hAnsi="Calibri" w:eastAsia="Calibri" w:cs="Calibri"/>
            <w:b w:val="1"/>
            <w:bCs w:val="1"/>
            <w:noProof w:val="0"/>
            <w:sz w:val="24"/>
            <w:szCs w:val="24"/>
            <w:lang w:val="en-IN"/>
            <w:rPrChange w:author="Sandhya Rani Buggamolla" w:date="2020-01-31T10:40:41.604045" w:id="456471328">
              <w:rPr/>
            </w:rPrChange>
          </w:rPr>
          <w:t>Run Process config:</w:t>
        </w:r>
      </w:ins>
    </w:p>
    <w:p w:rsidR="5DF1F630" w:rsidP="5DF1F630" w:rsidRDefault="5DF1F630" w14:paraId="53F9F964" w14:textId="48B4DEFA">
      <w:pPr>
        <w:spacing w:line="257" w:lineRule="auto"/>
        <w:jc w:val="both"/>
        <w:rPr>
          <w:ins w:author="Sandhya Rani Buggamolla" w:date="2020-01-31T10:40:41.604045" w:id="1054388065"/>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1140592832">
        <w:r w:rsidRPr="5353F337" w:rsidR="5353F337">
          <w:rPr>
            <w:rFonts w:ascii="Calibri" w:hAnsi="Calibri" w:eastAsia="Calibri" w:cs="Calibri"/>
            <w:noProof w:val="0"/>
            <w:sz w:val="24"/>
            <w:szCs w:val="24"/>
            <w:lang w:val="en-IN"/>
            <w:rPrChange w:author="Sandhya Rani Buggamolla" w:date="2020-01-31T10:40:41.604045" w:id="1368400973">
              <w:rPr/>
            </w:rPrChange>
          </w:rPr>
          <w:t xml:space="preserve">Here each process is allocated with its own individual physical package that would get executed during Load. </w:t>
        </w:r>
      </w:ins>
    </w:p>
    <w:p w:rsidR="5DF1F630" w:rsidP="5353F337" w:rsidRDefault="5DF1F630" w14:paraId="31B6C15E" w14:textId="78806604">
      <w:pPr>
        <w:pStyle w:val="ListParagraph"/>
        <w:numPr>
          <w:ilvl w:val="0"/>
          <w:numId w:val="24"/>
        </w:numPr>
        <w:spacing w:line="257" w:lineRule="auto"/>
        <w:rPr>
          <w:ins w:author="Sandhya Rani Buggamolla" w:date="2020-01-31T10:40:41.604045" w:id="1344705971"/>
          <w:b w:val="1"/>
          <w:bCs w:val="1"/>
          <w:sz w:val="24"/>
          <w:szCs w:val="24"/>
        </w:rPr>
        <w:rPr>
          <w:sz w:val="24"/>
          <w:szCs w:val="24"/>
          <w:rPrChange w:author="Sandhya Rani Buggamolla" w:date="2020-01-31T10:27:53.8865116" w:id="1938222210">
            <w:rPr/>
          </w:rPrChange>
        </w:rPr>
      </w:pPr>
      <w:ins w:author="Sandhya Rani Buggamolla" w:date="2020-01-31T10:40:41.604045" w:id="1190944009">
        <w:r w:rsidRPr="5353F337" w:rsidR="5353F337">
          <w:rPr>
            <w:rFonts w:ascii="Calibri" w:hAnsi="Calibri" w:eastAsia="Calibri" w:cs="Calibri"/>
            <w:b w:val="1"/>
            <w:bCs w:val="1"/>
            <w:noProof w:val="0"/>
            <w:sz w:val="24"/>
            <w:szCs w:val="24"/>
            <w:lang w:val="en-IN"/>
            <w:rPrChange w:author="Sandhya Rani Buggamolla" w:date="2020-01-31T10:40:41.604045" w:id="481534900">
              <w:rPr/>
            </w:rPrChange>
          </w:rPr>
          <w:t>Allocation Engine:</w:t>
        </w:r>
      </w:ins>
    </w:p>
    <w:p w:rsidR="5DF1F630" w:rsidP="5DF1F630" w:rsidRDefault="5DF1F630" w14:paraId="209B15E5" w14:textId="43FC9E7E">
      <w:pPr>
        <w:spacing w:line="257" w:lineRule="auto"/>
        <w:jc w:val="both"/>
        <w:rPr>
          <w:ins w:author="Sandhya Rani Buggamolla" w:date="2020-01-31T10:40:41.604045" w:id="1818718822"/>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578888937">
        <w:r w:rsidRPr="5353F337" w:rsidR="5353F337">
          <w:rPr>
            <w:rFonts w:ascii="Calibri" w:hAnsi="Calibri" w:eastAsia="Calibri" w:cs="Calibri"/>
            <w:noProof w:val="0"/>
            <w:sz w:val="24"/>
            <w:szCs w:val="24"/>
            <w:lang w:val="en-IN"/>
            <w:rPrChange w:author="Sandhya Rani Buggamolla" w:date="2020-01-31T10:40:41.604045" w:id="2090455346">
              <w:rPr/>
            </w:rPrChange>
          </w:rPr>
          <w:t>Here each module is allocated with its own individual physical package which runs for multiple process.</w:t>
        </w:r>
      </w:ins>
    </w:p>
    <w:p w:rsidR="5DF1F630" w:rsidP="5DF1F630" w:rsidRDefault="5DF1F630" w14:paraId="299E8DC4" w14:textId="4D8C531E">
      <w:pPr>
        <w:spacing w:line="257" w:lineRule="auto"/>
        <w:jc w:val="both"/>
        <w:rPr>
          <w:ins w:author="Sandhya Rani Buggamolla" w:date="2020-01-31T10:40:41.604045" w:id="1430280700"/>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941594189">
        <w:r w:rsidRPr="5353F337" w:rsidR="5353F337">
          <w:rPr>
            <w:rFonts w:ascii="Calibri" w:hAnsi="Calibri" w:eastAsia="Calibri" w:cs="Calibri"/>
            <w:noProof w:val="0"/>
            <w:sz w:val="24"/>
            <w:szCs w:val="24"/>
            <w:lang w:val="en-IN"/>
            <w:rPrChange w:author="Sandhya Rani Buggamolla" w:date="2020-01-31T10:40:41.604045" w:id="693499795">
              <w:rPr/>
            </w:rPrChange>
          </w:rPr>
          <w:t>There are few packages(Ex: US premium) which are 1-1 but use the Allocation engine internally.</w:t>
        </w:r>
      </w:ins>
    </w:p>
    <w:p w:rsidR="5DF1F630" w:rsidP="5DF1F630" w:rsidRDefault="5DF1F630" w14:paraId="6F5B5AB8" w14:textId="0DE07798">
      <w:pPr>
        <w:spacing w:line="257" w:lineRule="auto"/>
        <w:jc w:val="both"/>
        <w:rPr>
          <w:ins w:author="Sandhya Rani Buggamolla" w:date="2020-01-31T10:40:41.604045" w:id="1557643760"/>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1561328266">
        <w:r w:rsidRPr="5353F337" w:rsidR="5353F337">
          <w:rPr>
            <w:rFonts w:ascii="Calibri" w:hAnsi="Calibri" w:eastAsia="Calibri" w:cs="Calibri"/>
            <w:noProof w:val="0"/>
            <w:sz w:val="24"/>
            <w:szCs w:val="24"/>
            <w:lang w:val="en-IN"/>
            <w:rPrChange w:author="Sandhya Rani Buggamolla" w:date="2020-01-31T10:40:41.604045" w:id="1440374345">
              <w:rPr/>
            </w:rPrChange>
          </w:rPr>
          <w:t xml:space="preserve"> </w:t>
        </w:r>
      </w:ins>
    </w:p>
    <w:p w:rsidR="5DF1F630" w:rsidP="5DF1F630" w:rsidRDefault="5DF1F630" w14:paraId="117959ED" w14:textId="05C2CCAD">
      <w:pPr>
        <w:spacing w:line="257" w:lineRule="auto"/>
        <w:jc w:val="both"/>
        <w:rPr>
          <w:ins w:author="Sandhya Rani Buggamolla" w:date="2020-01-31T10:40:41.604045" w:id="2068956110"/>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1893947415">
        <w:r w:rsidRPr="5353F337" w:rsidR="5353F337">
          <w:rPr>
            <w:rFonts w:ascii="Calibri" w:hAnsi="Calibri" w:eastAsia="Calibri" w:cs="Calibri"/>
            <w:b w:val="1"/>
            <w:bCs w:val="1"/>
            <w:noProof w:val="0"/>
            <w:sz w:val="24"/>
            <w:szCs w:val="24"/>
            <w:lang w:val="en-IN"/>
            <w:rPrChange w:author="Sandhya Rani Buggamolla" w:date="2020-01-31T10:40:41.604045" w:id="1292524094">
              <w:rPr/>
            </w:rPrChange>
          </w:rPr>
          <w:t>Run Time Calculations:</w:t>
        </w:r>
      </w:ins>
    </w:p>
    <w:p w:rsidR="5DF1F630" w:rsidP="5DF1F630" w:rsidRDefault="5DF1F630" w14:paraId="24275324" w14:textId="2563E101">
      <w:pPr>
        <w:spacing w:line="257" w:lineRule="auto"/>
        <w:jc w:val="both"/>
        <w:rPr>
          <w:ins w:author="Sandhya Rani Buggamolla" w:date="2020-01-31T10:40:41.604045" w:id="1810503610"/>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287797138">
        <w:r w:rsidRPr="5353F337" w:rsidR="5353F337">
          <w:rPr>
            <w:rFonts w:ascii="Calibri" w:hAnsi="Calibri" w:eastAsia="Calibri" w:cs="Calibri"/>
            <w:noProof w:val="0"/>
            <w:sz w:val="24"/>
            <w:szCs w:val="24"/>
            <w:lang w:val="en-IN"/>
            <w:rPrChange w:author="Sandhya Rani Buggamolla" w:date="2020-01-31T10:40:41.604045" w:id="2119086737">
              <w:rPr/>
            </w:rPrChange>
          </w:rPr>
          <w:t>Pre-requisite for any Run time Calculations is Pre-calculations have happened and are fed to Run time Calculations.</w:t>
        </w:r>
      </w:ins>
    </w:p>
    <w:p w:rsidR="5DF1F630" w:rsidP="5DF1F630" w:rsidRDefault="5DF1F630" w14:paraId="0C0AAE9B" w14:textId="21AB2E13">
      <w:pPr>
        <w:spacing w:line="257" w:lineRule="auto"/>
        <w:jc w:val="both"/>
        <w:rPr>
          <w:ins w:author="Sandhya Rani Buggamolla" w:date="2020-01-31T10:40:41.604045" w:id="312815718"/>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1004089389">
        <w:r w:rsidRPr="5353F337" w:rsidR="5353F337">
          <w:rPr>
            <w:rFonts w:ascii="Calibri" w:hAnsi="Calibri" w:eastAsia="Calibri" w:cs="Calibri"/>
            <w:noProof w:val="0"/>
            <w:sz w:val="24"/>
            <w:szCs w:val="24"/>
            <w:lang w:val="en-IN"/>
            <w:rPrChange w:author="Sandhya Rani Buggamolla" w:date="2020-01-31T10:40:41.604045" w:id="805618174">
              <w:rPr/>
            </w:rPrChange>
          </w:rPr>
          <w:t xml:space="preserve"> </w:t>
        </w:r>
      </w:ins>
    </w:p>
    <w:p w:rsidR="5DF1F630" w:rsidP="5DF1F630" w:rsidRDefault="5DF1F630" w14:paraId="7B99A55D" w14:textId="4FA279A4">
      <w:pPr>
        <w:spacing w:line="257" w:lineRule="auto"/>
        <w:jc w:val="both"/>
        <w:rPr>
          <w:ins w:author="Sandhya Rani Buggamolla" w:date="2020-01-31T10:40:41.604045" w:id="788772683"/>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348454710">
        <w:r w:rsidRPr="5353F337" w:rsidR="5353F337">
          <w:rPr>
            <w:rFonts w:ascii="Calibri" w:hAnsi="Calibri" w:eastAsia="Calibri" w:cs="Calibri"/>
            <w:b w:val="1"/>
            <w:bCs w:val="1"/>
            <w:noProof w:val="0"/>
            <w:sz w:val="24"/>
            <w:szCs w:val="24"/>
            <w:lang w:val="en-IN"/>
            <w:rPrChange w:author="Sandhya Rani Buggamolla" w:date="2020-01-31T10:40:41.604045" w:id="888734727">
              <w:rPr/>
            </w:rPrChange>
          </w:rPr>
          <w:t>Note:</w:t>
        </w:r>
      </w:ins>
    </w:p>
    <w:p w:rsidR="5DF1F630" w:rsidP="5DF1F630" w:rsidRDefault="5DF1F630" w14:paraId="01DCCF97" w14:textId="0A7256FE">
      <w:pPr>
        <w:spacing w:line="257" w:lineRule="auto"/>
        <w:jc w:val="both"/>
        <w:rPr>
          <w:ins w:author="Sandhya Rani Buggamolla" w:date="2020-01-31T10:40:41.604045" w:id="11974406"/>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1649109176">
        <w:r w:rsidRPr="5353F337" w:rsidR="5353F337">
          <w:rPr>
            <w:rFonts w:ascii="Calibri" w:hAnsi="Calibri" w:eastAsia="Calibri" w:cs="Calibri"/>
            <w:noProof w:val="0"/>
            <w:sz w:val="24"/>
            <w:szCs w:val="24"/>
            <w:lang w:val="en-IN"/>
            <w:rPrChange w:author="Sandhya Rani Buggamolla" w:date="2020-01-31T10:40:41.604045" w:id="1505832662">
              <w:rPr/>
            </w:rPrChange>
          </w:rPr>
          <w:t>Not all the Modules will have to go through the Pre-calculations. Some of them can directly processed in Run time calculations for which Pre-calculations acts as a source.</w:t>
        </w:r>
      </w:ins>
    </w:p>
    <w:p w:rsidR="5DF1F630" w:rsidP="5DF1F630" w:rsidRDefault="5DF1F630" w14:paraId="024786BC" w14:textId="4BE72A8A">
      <w:pPr>
        <w:spacing w:line="257" w:lineRule="auto"/>
        <w:jc w:val="both"/>
        <w:rPr>
          <w:ins w:author="Sandhya Rani Buggamolla" w:date="2020-01-31T10:40:41.604045" w:id="2043798516"/>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2130405228">
        <w:r w:rsidRPr="5353F337" w:rsidR="5353F337">
          <w:rPr>
            <w:rFonts w:ascii="Calibri" w:hAnsi="Calibri" w:eastAsia="Calibri" w:cs="Calibri"/>
            <w:noProof w:val="0"/>
            <w:sz w:val="24"/>
            <w:szCs w:val="24"/>
            <w:lang w:val="en-IN"/>
            <w:rPrChange w:author="Sandhya Rani Buggamolla" w:date="2020-01-31T10:40:41.604045" w:id="703083378">
              <w:rPr/>
            </w:rPrChange>
          </w:rPr>
          <w:t>Ex: “RI earnings” doesn’t have pre-calculations and it gets processed directly in the Cube(Run time calculations) but to get RI earnings calculated Cube needs data from “RI spend” which is part of pre-calculations.</w:t>
        </w:r>
      </w:ins>
    </w:p>
    <w:p w:rsidR="5DF1F630" w:rsidP="5DF1F630" w:rsidRDefault="5DF1F630" w14:paraId="61374A25" w14:textId="37D10EF6">
      <w:pPr>
        <w:spacing w:line="257" w:lineRule="auto"/>
        <w:jc w:val="both"/>
        <w:rPr>
          <w:ins w:author="Sandhya Rani Buggamolla" w:date="2020-01-31T10:40:41.604045" w:id="688460676"/>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91886597">
        <w:r w:rsidRPr="5353F337" w:rsidR="5353F337">
          <w:rPr>
            <w:rFonts w:ascii="Calibri" w:hAnsi="Calibri" w:eastAsia="Calibri" w:cs="Calibri"/>
            <w:noProof w:val="0"/>
            <w:sz w:val="24"/>
            <w:szCs w:val="24"/>
            <w:lang w:val="en-IN"/>
            <w:rPrChange w:author="Sandhya Rani Buggamolla" w:date="2020-01-31T10:40:41.604045" w:id="1363121977">
              <w:rPr/>
            </w:rPrChange>
          </w:rPr>
          <w:t xml:space="preserve"> </w:t>
        </w:r>
      </w:ins>
    </w:p>
    <w:p w:rsidR="5DF1F630" w:rsidP="5DF1F630" w:rsidRDefault="5DF1F630" w14:paraId="72AF74EF" w14:textId="5DE98ABB">
      <w:pPr>
        <w:spacing w:line="257" w:lineRule="auto"/>
        <w:jc w:val="both"/>
        <w:rPr>
          <w:ins w:author="Sandhya Rani Buggamolla" w:date="2020-01-31T10:40:41.604045" w:id="1346975779"/>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707250810">
        <w:r w:rsidRPr="5353F337" w:rsidR="5353F337">
          <w:rPr>
            <w:rFonts w:ascii="Calibri" w:hAnsi="Calibri" w:eastAsia="Calibri" w:cs="Calibri"/>
            <w:noProof w:val="0"/>
            <w:sz w:val="24"/>
            <w:szCs w:val="24"/>
            <w:lang w:val="en-IN"/>
            <w:rPrChange w:author="Sandhya Rani Buggamolla" w:date="2020-01-31T10:40:41.604045" w:id="940817234">
              <w:rPr/>
            </w:rPrChange>
          </w:rPr>
          <w:t xml:space="preserve"> </w:t>
        </w:r>
      </w:ins>
    </w:p>
    <w:p w:rsidR="5DF1F630" w:rsidP="5DF1F630" w:rsidRDefault="5DF1F630" w14:paraId="218AD94D" w14:textId="7FA596C4">
      <w:pPr>
        <w:spacing w:line="257" w:lineRule="auto"/>
        <w:jc w:val="both"/>
        <w:rPr>
          <w:ins w:author="Sandhya Rani Buggamolla" w:date="2020-01-31T10:40:41.604045" w:id="1995552385"/>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1337366244">
        <w:r w:rsidRPr="5353F337" w:rsidR="5353F337">
          <w:rPr>
            <w:rFonts w:ascii="Calibri" w:hAnsi="Calibri" w:eastAsia="Calibri" w:cs="Calibri"/>
            <w:b w:val="1"/>
            <w:bCs w:val="1"/>
            <w:noProof w:val="0"/>
            <w:sz w:val="32"/>
            <w:szCs w:val="32"/>
            <w:lang w:val="en-IN"/>
            <w:rPrChange w:author="Sandhya Rani Buggamolla" w:date="2020-01-31T10:40:41.604045" w:id="1113031162">
              <w:rPr/>
            </w:rPrChange>
          </w:rPr>
          <w:t>Possible Scenarios where the issue can arise during the Post or Load:</w:t>
        </w:r>
      </w:ins>
    </w:p>
    <w:p w:rsidR="5DF1F630" w:rsidP="5353F337" w:rsidRDefault="5DF1F630" w14:paraId="57462942" w14:textId="0AA4FE3B">
      <w:pPr>
        <w:pStyle w:val="ListParagraph"/>
        <w:numPr>
          <w:ilvl w:val="0"/>
          <w:numId w:val="25"/>
        </w:numPr>
        <w:spacing w:line="257" w:lineRule="auto"/>
        <w:rPr>
          <w:ins w:author="Sandhya Rani Buggamolla" w:date="2020-01-31T10:40:41.604045" w:id="1219340919"/>
          <w:sz w:val="24"/>
          <w:szCs w:val="24"/>
        </w:rPr>
        <w:rPr>
          <w:sz w:val="24"/>
          <w:szCs w:val="24"/>
          <w:rPrChange w:author="Sandhya Rani Buggamolla" w:date="2020-01-31T10:27:53.8865116" w:id="1938222210">
            <w:rPr/>
          </w:rPrChange>
        </w:rPr>
      </w:pPr>
      <w:ins w:author="Sandhya Rani Buggamolla" w:date="2020-01-31T10:40:41.604045" w:id="2122846458">
        <w:r w:rsidRPr="5353F337" w:rsidR="5353F337">
          <w:rPr>
            <w:rFonts w:ascii="Calibri" w:hAnsi="Calibri" w:eastAsia="Calibri" w:cs="Calibri"/>
            <w:noProof w:val="0"/>
            <w:sz w:val="24"/>
            <w:szCs w:val="24"/>
            <w:lang w:val="en-IN"/>
            <w:rPrChange w:author="Sandhya Rani Buggamolla" w:date="2020-01-31T10:40:41.604045" w:id="1933441815">
              <w:rPr/>
            </w:rPrChange>
          </w:rPr>
          <w:t>Technical failure: There could be multiple reasons for a technical failure when user tries to Post or Load likely:</w:t>
        </w:r>
      </w:ins>
    </w:p>
    <w:p w:rsidR="5DF1F630" w:rsidP="5353F337" w:rsidRDefault="5DF1F630" w14:paraId="4FA91A55" w14:textId="3BFB274C">
      <w:pPr>
        <w:pStyle w:val="ListParagraph"/>
        <w:numPr>
          <w:ilvl w:val="0"/>
          <w:numId w:val="26"/>
        </w:numPr>
        <w:spacing w:line="257" w:lineRule="auto"/>
        <w:rPr>
          <w:ins w:author="Sandhya Rani Buggamolla" w:date="2020-01-31T10:40:41.604045" w:id="1920754410"/>
          <w:sz w:val="24"/>
          <w:szCs w:val="24"/>
        </w:rPr>
        <w:rPr>
          <w:sz w:val="24"/>
          <w:szCs w:val="24"/>
          <w:rPrChange w:author="Sandhya Rani Buggamolla" w:date="2020-01-31T10:27:53.8865116" w:id="1938222210">
            <w:rPr/>
          </w:rPrChange>
        </w:rPr>
      </w:pPr>
      <w:ins w:author="Sandhya Rani Buggamolla" w:date="2020-01-31T10:40:41.604045" w:id="633042530">
        <w:r w:rsidRPr="5353F337" w:rsidR="5353F337">
          <w:rPr>
            <w:rFonts w:ascii="Calibri" w:hAnsi="Calibri" w:eastAsia="Calibri" w:cs="Calibri"/>
            <w:noProof w:val="0"/>
            <w:sz w:val="24"/>
            <w:szCs w:val="24"/>
            <w:lang w:val="en-IN"/>
            <w:rPrChange w:author="Sandhya Rani Buggamolla" w:date="2020-01-31T10:40:41.604045" w:id="100686543">
              <w:rPr/>
            </w:rPrChange>
          </w:rPr>
          <w:t>Disk Space/Memory issue.</w:t>
        </w:r>
      </w:ins>
    </w:p>
    <w:p w:rsidR="5DF1F630" w:rsidP="5353F337" w:rsidRDefault="5DF1F630" w14:paraId="5ECF62AF" w14:textId="5BE72F0C">
      <w:pPr>
        <w:pStyle w:val="ListParagraph"/>
        <w:numPr>
          <w:ilvl w:val="0"/>
          <w:numId w:val="26"/>
        </w:numPr>
        <w:spacing w:line="257" w:lineRule="auto"/>
        <w:rPr>
          <w:ins w:author="Sandhya Rani Buggamolla" w:date="2020-01-31T10:40:41.604045" w:id="52859462"/>
          <w:sz w:val="24"/>
          <w:szCs w:val="24"/>
        </w:rPr>
        <w:rPr>
          <w:sz w:val="24"/>
          <w:szCs w:val="24"/>
          <w:rPrChange w:author="Sandhya Rani Buggamolla" w:date="2020-01-31T10:27:53.8865116" w:id="1938222210">
            <w:rPr/>
          </w:rPrChange>
        </w:rPr>
      </w:pPr>
      <w:ins w:author="Sandhya Rani Buggamolla" w:date="2020-01-31T10:40:41.604045" w:id="543569607">
        <w:r w:rsidRPr="5353F337" w:rsidR="5353F337">
          <w:rPr>
            <w:rFonts w:ascii="Calibri" w:hAnsi="Calibri" w:eastAsia="Calibri" w:cs="Calibri"/>
            <w:noProof w:val="0"/>
            <w:sz w:val="24"/>
            <w:szCs w:val="24"/>
            <w:lang w:val="en-IN"/>
            <w:rPrChange w:author="Sandhya Rani Buggamolla" w:date="2020-01-31T10:40:41.604045" w:id="1241782383">
              <w:rPr/>
            </w:rPrChange>
          </w:rPr>
          <w:t>An error in the System or Package.</w:t>
        </w:r>
      </w:ins>
    </w:p>
    <w:p w:rsidR="5DF1F630" w:rsidP="5353F337" w:rsidRDefault="5DF1F630" w14:paraId="18C4BF55" w14:textId="7BA8188C">
      <w:pPr>
        <w:pStyle w:val="ListParagraph"/>
        <w:numPr>
          <w:ilvl w:val="0"/>
          <w:numId w:val="26"/>
        </w:numPr>
        <w:spacing w:line="257" w:lineRule="auto"/>
        <w:rPr>
          <w:ins w:author="Sandhya Rani Buggamolla" w:date="2020-01-31T10:40:41.604045" w:id="55495604"/>
          <w:sz w:val="24"/>
          <w:szCs w:val="24"/>
        </w:rPr>
        <w:rPr>
          <w:sz w:val="24"/>
          <w:szCs w:val="24"/>
          <w:rPrChange w:author="Sandhya Rani Buggamolla" w:date="2020-01-31T10:27:53.8865116" w:id="1938222210">
            <w:rPr/>
          </w:rPrChange>
        </w:rPr>
      </w:pPr>
      <w:ins w:author="Sandhya Rani Buggamolla" w:date="2020-01-31T10:40:41.604045" w:id="201552059">
        <w:r w:rsidRPr="5353F337" w:rsidR="5353F337">
          <w:rPr>
            <w:rFonts w:ascii="Calibri" w:hAnsi="Calibri" w:eastAsia="Calibri" w:cs="Calibri"/>
            <w:noProof w:val="0"/>
            <w:sz w:val="24"/>
            <w:szCs w:val="24"/>
            <w:lang w:val="en-IN"/>
            <w:rPrChange w:author="Sandhya Rani Buggamolla" w:date="2020-01-31T10:40:41.604045" w:id="1397469300">
              <w:rPr/>
            </w:rPrChange>
          </w:rPr>
          <w:t>Server crash.</w:t>
        </w:r>
      </w:ins>
    </w:p>
    <w:p w:rsidR="5DF1F630" w:rsidP="5353F337" w:rsidRDefault="5DF1F630" w14:paraId="7F3C6126" w14:textId="2553E006">
      <w:pPr>
        <w:pStyle w:val="ListParagraph"/>
        <w:numPr>
          <w:ilvl w:val="0"/>
          <w:numId w:val="25"/>
        </w:numPr>
        <w:spacing w:line="257" w:lineRule="auto"/>
        <w:rPr>
          <w:ins w:author="Sandhya Rani Buggamolla" w:date="2020-01-31T10:40:41.604045" w:id="1190864037"/>
          <w:sz w:val="24"/>
          <w:szCs w:val="24"/>
        </w:rPr>
        <w:rPr>
          <w:sz w:val="24"/>
          <w:szCs w:val="24"/>
          <w:rPrChange w:author="Sandhya Rani Buggamolla" w:date="2020-01-31T10:27:53.8865116" w:id="1938222210">
            <w:rPr/>
          </w:rPrChange>
        </w:rPr>
      </w:pPr>
      <w:ins w:author="Sandhya Rani Buggamolla" w:date="2020-01-31T10:40:41.604045" w:id="2003835603">
        <w:r w:rsidRPr="5353F337" w:rsidR="5353F337">
          <w:rPr>
            <w:rFonts w:ascii="Calibri" w:hAnsi="Calibri" w:eastAsia="Calibri" w:cs="Calibri"/>
            <w:noProof w:val="0"/>
            <w:sz w:val="24"/>
            <w:szCs w:val="24"/>
            <w:lang w:val="en-IN"/>
            <w:rPrChange w:author="Sandhya Rani Buggamolla" w:date="2020-01-31T10:40:41.604045" w:id="1254614325">
              <w:rPr/>
            </w:rPrChange>
          </w:rPr>
          <w:t>Load or Post did not work as expected: Here the load or post will be processed without any issues in the system, but the data will be a mismatch between the FDM and Agresso.</w:t>
        </w:r>
      </w:ins>
    </w:p>
    <w:p w:rsidR="5DF1F630" w:rsidP="5DF1F630" w:rsidRDefault="5DF1F630" w14:paraId="05585467" w14:textId="19A8589A">
      <w:pPr>
        <w:spacing w:line="257" w:lineRule="auto"/>
        <w:jc w:val="both"/>
        <w:rPr>
          <w:ins w:author="Sandhya Rani Buggamolla" w:date="2020-01-31T10:40:41.604045" w:id="1072158808"/>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296012967">
        <w:r w:rsidRPr="5353F337" w:rsidR="5353F337">
          <w:rPr>
            <w:rFonts w:ascii="Calibri" w:hAnsi="Calibri" w:eastAsia="Calibri" w:cs="Calibri"/>
            <w:b w:val="1"/>
            <w:bCs w:val="1"/>
            <w:noProof w:val="0"/>
            <w:sz w:val="32"/>
            <w:szCs w:val="32"/>
            <w:lang w:val="en-IN"/>
            <w:rPrChange w:author="Sandhya Rani Buggamolla" w:date="2020-01-31T10:40:41.604045" w:id="1496723293">
              <w:rPr/>
            </w:rPrChange>
          </w:rPr>
          <w:t>Pre-Requisites for Load and Post:</w:t>
        </w:r>
      </w:ins>
    </w:p>
    <w:p w:rsidR="5DF1F630" w:rsidP="5353F337" w:rsidRDefault="5DF1F630" w14:paraId="274F0D96" w14:textId="692D3A84">
      <w:pPr>
        <w:pStyle w:val="ListParagraph"/>
        <w:numPr>
          <w:ilvl w:val="0"/>
          <w:numId w:val="27"/>
        </w:numPr>
        <w:spacing w:line="257" w:lineRule="auto"/>
        <w:rPr>
          <w:ins w:author="Sandhya Rani Buggamolla" w:date="2020-01-31T10:40:41.604045" w:id="63272155"/>
          <w:sz w:val="24"/>
          <w:szCs w:val="24"/>
        </w:rPr>
        <w:rPr>
          <w:sz w:val="24"/>
          <w:szCs w:val="24"/>
          <w:rPrChange w:author="Sandhya Rani Buggamolla" w:date="2020-01-31T10:27:53.8865116" w:id="1938222210">
            <w:rPr/>
          </w:rPrChange>
        </w:rPr>
      </w:pPr>
      <w:ins w:author="Sandhya Rani Buggamolla" w:date="2020-01-31T10:40:41.604045" w:id="1159508780">
        <w:r w:rsidRPr="5353F337" w:rsidR="5353F337">
          <w:rPr>
            <w:rFonts w:ascii="Calibri" w:hAnsi="Calibri" w:eastAsia="Calibri" w:cs="Calibri"/>
            <w:noProof w:val="0"/>
            <w:sz w:val="24"/>
            <w:szCs w:val="24"/>
            <w:lang w:val="en-IN"/>
            <w:rPrChange w:author="Sandhya Rani Buggamolla" w:date="2020-01-31T10:40:41.604045" w:id="1307515341">
              <w:rPr/>
            </w:rPrChange>
          </w:rPr>
          <w:t>System Checks</w:t>
        </w:r>
      </w:ins>
    </w:p>
    <w:p w:rsidR="5DF1F630" w:rsidP="5353F337" w:rsidRDefault="5DF1F630" w14:paraId="561EBCF8" w14:textId="794F6975">
      <w:pPr>
        <w:pStyle w:val="ListParagraph"/>
        <w:numPr>
          <w:ilvl w:val="0"/>
          <w:numId w:val="27"/>
        </w:numPr>
        <w:spacing w:line="257" w:lineRule="auto"/>
        <w:rPr>
          <w:ins w:author="Sandhya Rani Buggamolla" w:date="2020-01-31T10:40:41.604045" w:id="1382907195"/>
          <w:sz w:val="24"/>
          <w:szCs w:val="24"/>
        </w:rPr>
        <w:rPr>
          <w:sz w:val="24"/>
          <w:szCs w:val="24"/>
          <w:rPrChange w:author="Sandhya Rani Buggamolla" w:date="2020-01-31T10:27:53.8865116" w:id="1938222210">
            <w:rPr/>
          </w:rPrChange>
        </w:rPr>
      </w:pPr>
      <w:ins w:author="Sandhya Rani Buggamolla" w:date="2020-01-31T10:40:41.604045" w:id="759145337">
        <w:r w:rsidRPr="5353F337" w:rsidR="5353F337">
          <w:rPr>
            <w:rFonts w:ascii="Calibri" w:hAnsi="Calibri" w:eastAsia="Calibri" w:cs="Calibri"/>
            <w:noProof w:val="0"/>
            <w:sz w:val="24"/>
            <w:szCs w:val="24"/>
            <w:lang w:val="en-IN"/>
            <w:rPrChange w:author="Sandhya Rani Buggamolla" w:date="2020-01-31T10:40:41.604045" w:id="199909960">
              <w:rPr/>
            </w:rPrChange>
          </w:rPr>
          <w:t>Data checks</w:t>
        </w:r>
      </w:ins>
    </w:p>
    <w:p w:rsidR="5DF1F630" w:rsidP="5353F337" w:rsidRDefault="5DF1F630" w14:paraId="75C4F142" w14:textId="21E70F69">
      <w:pPr>
        <w:pStyle w:val="ListParagraph"/>
        <w:numPr>
          <w:ilvl w:val="0"/>
          <w:numId w:val="27"/>
        </w:numPr>
        <w:spacing w:line="257" w:lineRule="auto"/>
        <w:rPr>
          <w:ins w:author="Sandhya Rani Buggamolla" w:date="2020-01-31T10:40:41.604045" w:id="1863151008"/>
          <w:sz w:val="24"/>
          <w:szCs w:val="24"/>
        </w:rPr>
        <w:rPr>
          <w:sz w:val="24"/>
          <w:szCs w:val="24"/>
          <w:rPrChange w:author="Sandhya Rani Buggamolla" w:date="2020-01-31T10:27:53.8865116" w:id="1938222210">
            <w:rPr/>
          </w:rPrChange>
        </w:rPr>
      </w:pPr>
      <w:ins w:author="Sandhya Rani Buggamolla" w:date="2020-01-31T10:40:41.604045" w:id="1549920809">
        <w:r w:rsidRPr="5353F337" w:rsidR="5353F337">
          <w:rPr>
            <w:rFonts w:ascii="Calibri" w:hAnsi="Calibri" w:eastAsia="Calibri" w:cs="Calibri"/>
            <w:noProof w:val="0"/>
            <w:sz w:val="24"/>
            <w:szCs w:val="24"/>
            <w:lang w:val="en-IN"/>
            <w:rPrChange w:author="Sandhya Rani Buggamolla" w:date="2020-01-31T10:40:41.604045" w:id="643878998">
              <w:rPr/>
            </w:rPrChange>
          </w:rPr>
          <w:t>Data has been posted</w:t>
        </w:r>
      </w:ins>
    </w:p>
    <w:p w:rsidR="5DF1F630" w:rsidP="5DF1F630" w:rsidRDefault="5DF1F630" w14:paraId="738A6EE5" w14:textId="4C38A626">
      <w:pPr>
        <w:spacing w:line="257" w:lineRule="auto"/>
        <w:jc w:val="both"/>
        <w:rPr>
          <w:ins w:author="Sandhya Rani Buggamolla" w:date="2020-01-31T10:40:41.604045" w:id="2029718685"/>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739241735">
        <w:r w:rsidRPr="5353F337" w:rsidR="5353F337">
          <w:rPr>
            <w:rFonts w:ascii="Calibri" w:hAnsi="Calibri" w:eastAsia="Calibri" w:cs="Calibri"/>
            <w:b w:val="1"/>
            <w:bCs w:val="1"/>
            <w:noProof w:val="0"/>
            <w:sz w:val="32"/>
            <w:szCs w:val="32"/>
            <w:lang w:val="en-IN"/>
            <w:rPrChange w:author="Sandhya Rani Buggamolla" w:date="2020-01-31T10:40:41.604045" w:id="364681470">
              <w:rPr/>
            </w:rPrChange>
          </w:rPr>
          <w:t>Post Checks to validate Load and Post:</w:t>
        </w:r>
      </w:ins>
    </w:p>
    <w:p w:rsidR="5DF1F630" w:rsidP="5353F337" w:rsidRDefault="5DF1F630" w14:paraId="5680C7BA" w14:textId="6D6A4882">
      <w:pPr>
        <w:pStyle w:val="ListParagraph"/>
        <w:numPr>
          <w:ilvl w:val="0"/>
          <w:numId w:val="28"/>
        </w:numPr>
        <w:spacing w:line="257" w:lineRule="auto"/>
        <w:rPr>
          <w:ins w:author="Sandhya Rani Buggamolla" w:date="2020-01-31T10:40:41.604045" w:id="997587861"/>
          <w:sz w:val="24"/>
          <w:szCs w:val="24"/>
        </w:rPr>
        <w:rPr>
          <w:sz w:val="24"/>
          <w:szCs w:val="24"/>
          <w:rPrChange w:author="Sandhya Rani Buggamolla" w:date="2020-01-31T10:27:53.8865116" w:id="1938222210">
            <w:rPr/>
          </w:rPrChange>
        </w:rPr>
      </w:pPr>
      <w:ins w:author="Sandhya Rani Buggamolla" w:date="2020-01-31T10:40:41.604045" w:id="362466796">
        <w:r w:rsidRPr="5353F337" w:rsidR="5353F337">
          <w:rPr>
            <w:rFonts w:ascii="Calibri" w:hAnsi="Calibri" w:eastAsia="Calibri" w:cs="Calibri"/>
            <w:noProof w:val="0"/>
            <w:sz w:val="24"/>
            <w:szCs w:val="24"/>
            <w:lang w:val="en-IN"/>
            <w:rPrChange w:author="Sandhya Rani Buggamolla" w:date="2020-01-31T10:40:41.604045" w:id="1223240364">
              <w:rPr/>
            </w:rPrChange>
          </w:rPr>
          <w:t>Data checks</w:t>
        </w:r>
      </w:ins>
    </w:p>
    <w:p w:rsidR="5DF1F630" w:rsidP="5353F337" w:rsidRDefault="5DF1F630" w14:paraId="14E6E71E" w14:textId="7FF2E157">
      <w:pPr>
        <w:pStyle w:val="ListParagraph"/>
        <w:numPr>
          <w:ilvl w:val="0"/>
          <w:numId w:val="28"/>
        </w:numPr>
        <w:spacing w:line="257" w:lineRule="auto"/>
        <w:rPr>
          <w:ins w:author="Sandhya Rani Buggamolla" w:date="2020-01-31T10:40:41.604045" w:id="1457265157"/>
          <w:sz w:val="24"/>
          <w:szCs w:val="24"/>
        </w:rPr>
        <w:rPr>
          <w:sz w:val="24"/>
          <w:szCs w:val="24"/>
          <w:rPrChange w:author="Sandhya Rani Buggamolla" w:date="2020-01-31T10:27:53.8865116" w:id="1938222210">
            <w:rPr/>
          </w:rPrChange>
        </w:rPr>
      </w:pPr>
      <w:ins w:author="Sandhya Rani Buggamolla" w:date="2020-01-31T10:40:41.604045" w:id="2040341512">
        <w:r w:rsidRPr="5353F337" w:rsidR="5353F337">
          <w:rPr>
            <w:rFonts w:ascii="Calibri" w:hAnsi="Calibri" w:eastAsia="Calibri" w:cs="Calibri"/>
            <w:noProof w:val="0"/>
            <w:sz w:val="24"/>
            <w:szCs w:val="24"/>
            <w:lang w:val="en-IN"/>
            <w:rPrChange w:author="Sandhya Rani Buggamolla" w:date="2020-01-31T10:40:41.604045" w:id="906718495">
              <w:rPr/>
            </w:rPrChange>
          </w:rPr>
          <w:t>Load/ Post has successfully completed</w:t>
        </w:r>
      </w:ins>
    </w:p>
    <w:p w:rsidR="5DF1F630" w:rsidP="5353F337" w:rsidRDefault="5DF1F630" w14:paraId="1025A496" w14:textId="0BA08333">
      <w:pPr>
        <w:pStyle w:val="ListParagraph"/>
        <w:numPr>
          <w:ilvl w:val="0"/>
          <w:numId w:val="28"/>
        </w:numPr>
        <w:spacing w:line="257" w:lineRule="auto"/>
        <w:rPr>
          <w:ins w:author="Sandhya Rani Buggamolla" w:date="2020-01-31T10:40:41.604045" w:id="82751919"/>
          <w:sz w:val="24"/>
          <w:szCs w:val="24"/>
        </w:rPr>
        <w:rPr>
          <w:sz w:val="24"/>
          <w:szCs w:val="24"/>
          <w:rPrChange w:author="Sandhya Rani Buggamolla" w:date="2020-01-31T10:27:53.8865116" w:id="1938222210">
            <w:rPr/>
          </w:rPrChange>
        </w:rPr>
      </w:pPr>
      <w:ins w:author="Sandhya Rani Buggamolla" w:date="2020-01-31T10:40:41.604045" w:id="1159645710">
        <w:r w:rsidRPr="5353F337" w:rsidR="5353F337">
          <w:rPr>
            <w:rFonts w:ascii="Calibri" w:hAnsi="Calibri" w:eastAsia="Calibri" w:cs="Calibri"/>
            <w:noProof w:val="0"/>
            <w:sz w:val="24"/>
            <w:szCs w:val="24"/>
            <w:lang w:val="en-IN"/>
            <w:rPrChange w:author="Sandhya Rani Buggamolla" w:date="2020-01-31T10:40:41.604045" w:id="2138460880">
              <w:rPr/>
            </w:rPrChange>
          </w:rPr>
          <w:t xml:space="preserve">Posting has come back to FDM </w:t>
        </w:r>
      </w:ins>
    </w:p>
    <w:p w:rsidR="5DF1F630" w:rsidP="5353F337" w:rsidRDefault="5DF1F630" w14:paraId="10432CBF" w14:textId="0733BB89">
      <w:pPr>
        <w:pStyle w:val="ListParagraph"/>
        <w:numPr>
          <w:ilvl w:val="0"/>
          <w:numId w:val="28"/>
        </w:numPr>
        <w:spacing w:line="257" w:lineRule="auto"/>
        <w:rPr>
          <w:ins w:author="Sandhya Rani Buggamolla" w:date="2020-01-31T10:40:41.604045" w:id="626123165"/>
          <w:sz w:val="24"/>
          <w:szCs w:val="24"/>
        </w:rPr>
        <w:rPr>
          <w:sz w:val="24"/>
          <w:szCs w:val="24"/>
          <w:rPrChange w:author="Sandhya Rani Buggamolla" w:date="2020-01-31T10:27:53.8865116" w:id="1938222210">
            <w:rPr/>
          </w:rPrChange>
        </w:rPr>
      </w:pPr>
      <w:ins w:author="Sandhya Rani Buggamolla" w:date="2020-01-31T10:40:41.604045" w:id="1685792630">
        <w:r w:rsidRPr="5353F337" w:rsidR="5353F337">
          <w:rPr>
            <w:rFonts w:ascii="Calibri" w:hAnsi="Calibri" w:eastAsia="Calibri" w:cs="Calibri"/>
            <w:noProof w:val="0"/>
            <w:sz w:val="24"/>
            <w:szCs w:val="24"/>
            <w:lang w:val="en-IN"/>
            <w:rPrChange w:author="Sandhya Rani Buggamolla" w:date="2020-01-31T10:40:41.604045" w:id="295433528">
              <w:rPr/>
            </w:rPrChange>
          </w:rPr>
          <w:t>Mismatch in Process codes selected for Load and Post</w:t>
        </w:r>
      </w:ins>
    </w:p>
    <w:p w:rsidR="5DF1F630" w:rsidP="5353F337" w:rsidRDefault="5DF1F630" w14:paraId="779CF0F5" w14:textId="79F4FBF6">
      <w:pPr>
        <w:pStyle w:val="ListParagraph"/>
        <w:numPr>
          <w:ilvl w:val="0"/>
          <w:numId w:val="28"/>
        </w:numPr>
        <w:spacing w:line="257" w:lineRule="auto"/>
        <w:rPr>
          <w:ins w:author="Sandhya Rani Buggamolla" w:date="2020-01-31T10:40:41.604045" w:id="1473010836"/>
          <w:sz w:val="24"/>
          <w:szCs w:val="24"/>
        </w:rPr>
        <w:rPr>
          <w:sz w:val="24"/>
          <w:szCs w:val="24"/>
          <w:rPrChange w:author="Sandhya Rani Buggamolla" w:date="2020-01-31T10:27:53.8865116" w:id="1938222210">
            <w:rPr/>
          </w:rPrChange>
        </w:rPr>
      </w:pPr>
      <w:ins w:author="Sandhya Rani Buggamolla" w:date="2020-01-31T10:40:41.604045" w:id="2103855949">
        <w:r w:rsidRPr="5353F337" w:rsidR="5353F337">
          <w:rPr>
            <w:rFonts w:ascii="Calibri" w:hAnsi="Calibri" w:eastAsia="Calibri" w:cs="Calibri"/>
            <w:noProof w:val="0"/>
            <w:sz w:val="24"/>
            <w:szCs w:val="24"/>
            <w:lang w:val="en-IN"/>
            <w:rPrChange w:author="Sandhya Rani Buggamolla" w:date="2020-01-31T10:40:41.604045" w:id="1841915766">
              <w:rPr/>
            </w:rPrChange>
          </w:rPr>
          <w:t>Data has been populated after the load.</w:t>
        </w:r>
      </w:ins>
    </w:p>
    <w:p w:rsidR="5DF1F630" w:rsidP="5DF1F630" w:rsidRDefault="5DF1F630" w14:paraId="67FF6896" w14:textId="2C8ED1D4">
      <w:pPr>
        <w:spacing w:line="257" w:lineRule="auto"/>
        <w:jc w:val="both"/>
        <w:rPr>
          <w:ins w:author="Sandhya Rani Buggamolla" w:date="2020-01-31T10:40:41.604045" w:id="343659647"/>
        </w:rPr>
        <w:pPrChange w:author="Sandhya Rani Buggamolla" w:date="2020-01-31T10:40:11.2744451" w:id="1818865204">
          <w:pPr/>
        </w:pPrChange>
        <w:rPr>
          <w:sz w:val="24"/>
          <w:szCs w:val="24"/>
          <w:rPrChange w:author="Sandhya Rani Buggamolla" w:date="2020-01-31T10:27:53.8865116" w:id="1938222210">
            <w:rPr/>
          </w:rPrChange>
        </w:rPr>
      </w:pPr>
      <w:ins w:author="Sandhya Rani Buggamolla" w:date="2020-01-31T10:40:41.604045" w:id="1144917390">
        <w:r w:rsidRPr="5353F337" w:rsidR="5353F337">
          <w:rPr>
            <w:rFonts w:ascii="Calibri" w:hAnsi="Calibri" w:eastAsia="Calibri" w:cs="Calibri"/>
            <w:b w:val="1"/>
            <w:bCs w:val="1"/>
            <w:noProof w:val="0"/>
            <w:sz w:val="32"/>
            <w:szCs w:val="32"/>
            <w:lang w:val="en-IN"/>
            <w:rPrChange w:author="Sandhya Rani Buggamolla" w:date="2020-01-31T10:40:41.604045" w:id="277344427">
              <w:rPr/>
            </w:rPrChange>
          </w:rPr>
          <w:t>General Flow of Load and Post Process during Analysis:</w:t>
        </w:r>
      </w:ins>
    </w:p>
    <w:p w:rsidR="5DF1F630" w:rsidDel="5353F337" w:rsidP="5DF1F630" w:rsidRDefault="5DF1F630" w14:textId="778F2E52" w14:paraId="033AB6E2">
      <w:pPr>
        <w:spacing w:line="257" w:lineRule="auto"/>
        <w:jc w:val="both"/>
        <w:rPr>
          <w:del w:author="Sandhya Rani Buggamolla" w:date="2020-01-31T10:40:41.604045" w:id="118849262"/>
        </w:rPr>
        <w:pPrChange w:author="Sandhya Rani Buggamolla" w:date="2020-01-31T10:40:11.2744451" w:id="1818865204">
          <w:pPr/>
        </w:pPrChange>
        <w:rPr>
          <w:sz w:val="24"/>
          <w:szCs w:val="24"/>
          <w:rPrChange w:author="Sandhya Rani Buggamolla" w:date="2020-01-31T10:27:53.8865116" w:id="1938222210">
            <w:rPr/>
          </w:rPrChange>
        </w:rPr>
      </w:pPr>
    </w:p>
    <w:p w:rsidR="5353F337" w:rsidDel="349E0666" w:rsidP="5353F337" w:rsidRDefault="5353F337" w14:paraId="3A694A4B">
      <w:pPr>
        <w:pStyle w:val="Normal"/>
        <w:rPr>
          <w:del w:author="Sandhya Rani Buggamolla" w:date="2020-01-31T10:41:11.9740641" w:id="112243630"/>
          <w:sz w:val="24"/>
          <w:szCs w:val="24"/>
          <w:rPrChange w:author="Sandhya Rani Buggamolla" w:date="2020-01-31T10:40:41.604045" w:id="650422300">
            <w:rPr/>
          </w:rPrChange>
        </w:rPr>
        <w:pPrChange w:author="Sandhya Rani Buggamolla" w:date="2020-01-31T10:40:41.604045" w:id="1705156708">
          <w:pPr/>
        </w:pPrChange>
      </w:pPr>
    </w:p>
    <w:p w:rsidR="6F7FF027" w:rsidDel="349E0666" w:rsidP="6F7FF027" w:rsidRDefault="6F7FF027" w14:paraId="06AE297B" w14:textId="19D6D2E2">
      <w:pPr>
        <w:pStyle w:val="Normal"/>
        <w:rPr>
          <w:ins w:author="Sandhya Rani Buggamolla" w:date="2020-01-31T10:27:53.8865116" w:id="1514641498"/>
          <w:del w:author="Sandhya Rani Buggamolla" w:date="2020-01-31T10:41:11.9740641" w:id="2033075802"/>
          <w:sz w:val="24"/>
          <w:szCs w:val="24"/>
          <w:rPrChange w:author="Sandhya Rani Buggamolla" w:date="2020-01-31T10:27:53.8865116" w:id="717044375">
            <w:rPr/>
          </w:rPrChange>
        </w:rPr>
        <w:pPrChange w:author="Sandhya Rani Buggamolla" w:date="2020-01-31T10:27:53.8865116" w:id="1684818673">
          <w:pPr/>
        </w:pPrChange>
      </w:pPr>
    </w:p>
    <w:p w:rsidR="349E0666" w:rsidP="349E0666" w:rsidRDefault="349E0666" w14:paraId="04B6CB06" w14:textId="2A680309">
      <w:pPr>
        <w:pStyle w:val="Normal"/>
        <w:pPrChange w:author="Sandhya Rani Buggamolla" w:date="2020-01-31T10:41:11.9740641" w:id="78822213">
          <w:pPr/>
        </w:pPrChange>
      </w:pPr>
      <w:ins w:author="Sandhya Rani Buggamolla" w:date="2020-01-31T10:41:11.9740641" w:id="946141711">
        <w:r>
          <w:drawing>
            <wp:inline wp14:editId="2636BF7F" wp14:anchorId="3B399527">
              <wp:extent cx="5676900" cy="3074988"/>
              <wp:effectExtent l="0" t="0" r="0" b="0"/>
              <wp:docPr id="1430394479" name="" title=""/>
              <wp:cNvGraphicFramePr>
                <a:graphicFrameLocks noChangeAspect="1"/>
              </wp:cNvGraphicFramePr>
              <a:graphic>
                <a:graphicData uri="http://schemas.openxmlformats.org/drawingml/2006/picture">
                  <pic:pic>
                    <pic:nvPicPr>
                      <pic:cNvPr id="0" name=""/>
                      <pic:cNvPicPr/>
                    </pic:nvPicPr>
                    <pic:blipFill>
                      <a:blip r:embed="R14400b516d1f42b6">
                        <a:extLst>
                          <a:ext xmlns:a="http://schemas.openxmlformats.org/drawingml/2006/main" uri="{28A0092B-C50C-407E-A947-70E740481C1C}">
                            <a14:useLocalDpi val="0"/>
                          </a:ext>
                        </a:extLst>
                      </a:blip>
                      <a:stretch>
                        <a:fillRect/>
                      </a:stretch>
                    </pic:blipFill>
                    <pic:spPr>
                      <a:xfrm>
                        <a:off x="0" y="0"/>
                        <a:ext cx="5676900" cy="3074988"/>
                      </a:xfrm>
                      <a:prstGeom prst="rect">
                        <a:avLst/>
                      </a:prstGeom>
                    </pic:spPr>
                  </pic:pic>
                </a:graphicData>
              </a:graphic>
            </wp:inline>
          </w:drawing>
        </w:r>
      </w:ins>
    </w:p>
    <w:p w:rsidR="349E0666" w:rsidP="08274142" w:rsidRDefault="349E0666" w14:paraId="75855211" w14:textId="165CC758">
      <w:pPr>
        <w:pStyle w:val="Normal"/>
        <w:spacing w:line="257" w:lineRule="auto"/>
        <w:jc w:val="both"/>
        <w:rPr>
          <w:ins w:author="Sandhya Rani Buggamolla" w:date="2020-01-31T10:41:42.3603287" w:id="1813631514"/>
        </w:rPr>
      </w:pPr>
      <w:ins w:author="Sandhya Rani Buggamolla" w:date="2020-01-31T10:41:11.9740641" w:id="1933109163">
        <w:r w:rsidRPr="349E0666" w:rsidR="349E0666">
          <w:rPr>
            <w:rFonts w:ascii="Calibri" w:hAnsi="Calibri" w:eastAsia="Calibri" w:cs="Calibri"/>
            <w:noProof w:val="0"/>
            <w:sz w:val="24"/>
            <w:szCs w:val="24"/>
            <w:lang w:val="en-IN"/>
            <w:rPrChange w:author="Sandhya Rani Buggamolla" w:date="2020-01-31T10:41:11.9740641" w:id="1301922444">
              <w:rPr/>
            </w:rPrChange>
          </w:rPr>
          <w:t>The selections of the process made by the User in the Run FDM Process Control sheet to load the data into FDM are called “</w:t>
        </w:r>
        <w:r w:rsidRPr="349E0666" w:rsidR="349E0666">
          <w:rPr>
            <w:rFonts w:ascii="Calibri" w:hAnsi="Calibri" w:eastAsia="Calibri" w:cs="Calibri"/>
            <w:b w:val="1"/>
            <w:bCs w:val="1"/>
            <w:noProof w:val="0"/>
            <w:sz w:val="24"/>
            <w:szCs w:val="24"/>
            <w:lang w:val="en-IN"/>
            <w:rPrChange w:author="Sandhya Rani Buggamolla" w:date="2020-01-31T10:41:11.9740641" w:id="999144782">
              <w:rPr/>
            </w:rPrChange>
          </w:rPr>
          <w:t>Parameters to Load</w:t>
        </w:r>
        <w:r w:rsidRPr="349E0666" w:rsidR="349E0666">
          <w:rPr>
            <w:rFonts w:ascii="Calibri" w:hAnsi="Calibri" w:eastAsia="Calibri" w:cs="Calibri"/>
            <w:noProof w:val="0"/>
            <w:sz w:val="24"/>
            <w:szCs w:val="24"/>
            <w:lang w:val="en-IN"/>
            <w:rPrChange w:author="Sandhya Rani Buggamolla" w:date="2020-01-31T10:41:11.9740641" w:id="1513746057">
              <w:rPr/>
            </w:rPrChange>
          </w:rPr>
          <w:t>” and those selected in the FDM Posting</w:t>
        </w:r>
      </w:ins>
      <w:ins w:author="Sandhya Rani Buggamolla" w:date="2020-01-31T10:41:42.3603287" w:id="998207011">
        <w:r w:rsidRPr="349E0666" w:rsidR="08274142">
          <w:rPr>
            <w:rFonts w:ascii="Calibri" w:hAnsi="Calibri" w:eastAsia="Calibri" w:cs="Calibri"/>
            <w:noProof w:val="0"/>
            <w:sz w:val="24"/>
            <w:szCs w:val="24"/>
            <w:lang w:val="en-IN"/>
            <w:rPrChange w:author="Sandhya Rani Buggamolla" w:date="2020-01-31T10:41:11.9740641" w:id="1613666257">
              <w:rPr/>
            </w:rPrChange>
          </w:rPr>
          <w:t xml:space="preserve"> engine Control sheet to get data from FDM into Agresso are considered to be the “</w:t>
        </w:r>
        <w:r w:rsidRPr="08274142" w:rsidR="08274142">
          <w:rPr>
            <w:rFonts w:ascii="Calibri" w:hAnsi="Calibri" w:eastAsia="Calibri" w:cs="Calibri"/>
            <w:b w:val="1"/>
            <w:bCs w:val="1"/>
            <w:noProof w:val="0"/>
            <w:sz w:val="24"/>
            <w:szCs w:val="24"/>
            <w:lang w:val="en-IN"/>
            <w:rPrChange w:author="Sandhya Rani Buggamolla" w:date="2020-01-31T10:41:42.3603287" w:id="163344010">
              <w:rPr/>
            </w:rPrChange>
          </w:rPr>
          <w:t>Parameters to Post</w:t>
        </w:r>
        <w:r w:rsidRPr="349E0666" w:rsidR="08274142">
          <w:rPr>
            <w:rFonts w:ascii="Calibri" w:hAnsi="Calibri" w:eastAsia="Calibri" w:cs="Calibri"/>
            <w:noProof w:val="0"/>
            <w:sz w:val="24"/>
            <w:szCs w:val="24"/>
            <w:lang w:val="en-IN"/>
            <w:rPrChange w:author="Sandhya Rani Buggamolla" w:date="2020-01-31T10:41:11.9740641" w:id="674441166">
              <w:rPr/>
            </w:rPrChange>
          </w:rPr>
          <w:t>”.</w:t>
        </w:r>
      </w:ins>
    </w:p>
    <w:p w:rsidR="349E0666" w:rsidP="08274142" w:rsidRDefault="349E0666" w14:paraId="45A4F3E4" w14:textId="165CC758">
      <w:pPr>
        <w:spacing w:line="257" w:lineRule="auto"/>
        <w:jc w:val="both"/>
        <w:rPr>
          <w:ins w:author="Sandhya Rani Buggamolla" w:date="2020-01-31T10:41:42.3603287" w:id="163265874"/>
        </w:rPr>
      </w:pPr>
      <w:ins w:author="Sandhya Rani Buggamolla" w:date="2020-01-31T10:41:42.3603287" w:id="1768472442">
        <w:r w:rsidRPr="08274142" w:rsidR="08274142">
          <w:rPr>
            <w:rFonts w:ascii="Calibri" w:hAnsi="Calibri" w:eastAsia="Calibri" w:cs="Calibri"/>
            <w:b w:val="1"/>
            <w:bCs w:val="1"/>
            <w:noProof w:val="0"/>
            <w:sz w:val="24"/>
            <w:szCs w:val="24"/>
            <w:lang w:val="en-IN"/>
            <w:rPrChange w:author="Sandhya Rani Buggamolla" w:date="2020-01-31T10:41:42.3603287" w:id="293536673">
              <w:rPr/>
            </w:rPrChange>
          </w:rPr>
          <w:t>Analysis during issues in Load or Post</w:t>
        </w:r>
        <w:r w:rsidRPr="349E0666" w:rsidR="08274142">
          <w:rPr>
            <w:rFonts w:ascii="Calibri" w:hAnsi="Calibri" w:eastAsia="Calibri" w:cs="Calibri"/>
            <w:noProof w:val="0"/>
            <w:sz w:val="24"/>
            <w:szCs w:val="24"/>
            <w:lang w:val="en-IN"/>
            <w:rPrChange w:author="Sandhya Rani Buggamolla" w:date="2020-01-31T10:41:11.9740641" w:id="817463923">
              <w:rPr/>
            </w:rPrChange>
          </w:rPr>
          <w:t>:</w:t>
        </w:r>
      </w:ins>
    </w:p>
    <w:p w:rsidR="349E0666" w:rsidP="08274142" w:rsidRDefault="349E0666" w14:paraId="330DA7ED" w14:textId="165CC758">
      <w:pPr>
        <w:spacing w:line="257" w:lineRule="auto"/>
        <w:jc w:val="both"/>
        <w:rPr>
          <w:ins w:author="Sandhya Rani Buggamolla" w:date="2020-01-31T10:41:42.3603287" w:id="1417080187"/>
        </w:rPr>
      </w:pPr>
      <w:ins w:author="Sandhya Rani Buggamolla" w:date="2020-01-31T10:41:42.3603287" w:id="912547851">
        <w:r w:rsidRPr="349E0666" w:rsidR="08274142">
          <w:rPr>
            <w:rFonts w:ascii="Calibri" w:hAnsi="Calibri" w:eastAsia="Calibri" w:cs="Calibri"/>
            <w:noProof w:val="0"/>
            <w:sz w:val="24"/>
            <w:szCs w:val="24"/>
            <w:lang w:val="en-IN"/>
            <w:rPrChange w:author="Sandhya Rani Buggamolla" w:date="2020-01-31T10:41:11.9740641" w:id="427457386">
              <w:rPr/>
            </w:rPrChange>
          </w:rPr>
          <w:t>First check if the User has made a Run Load or Run Post by looking into the “fk_RunProcessConfig” column of the  Table called RunProcessLog (FDM_Process DB). If the Column value is anything other than 14, consider that as a Load. If the Column value is equal to 14, it is a Posting by User.</w:t>
        </w:r>
      </w:ins>
    </w:p>
    <w:p w:rsidR="349E0666" w:rsidP="08274142" w:rsidRDefault="349E0666" w14:paraId="2CAE7732" w14:textId="165CC758">
      <w:pPr>
        <w:pStyle w:val="ListParagraph"/>
        <w:numPr>
          <w:ilvl w:val="0"/>
          <w:numId w:val="29"/>
        </w:numPr>
        <w:spacing w:line="257" w:lineRule="auto"/>
        <w:rPr>
          <w:ins w:author="Sandhya Rani Buggamolla" w:date="2020-01-31T10:41:42.3603287" w:id="606906134"/>
          <w:b w:val="1"/>
          <w:bCs w:val="1"/>
          <w:sz w:val="24"/>
          <w:szCs w:val="24"/>
        </w:rPr>
      </w:pPr>
      <w:ins w:author="Sandhya Rani Buggamolla" w:date="2020-01-31T10:41:42.3603287" w:id="702395526">
        <w:r w:rsidRPr="08274142" w:rsidR="08274142">
          <w:rPr>
            <w:rFonts w:ascii="Calibri" w:hAnsi="Calibri" w:eastAsia="Calibri" w:cs="Calibri"/>
            <w:b w:val="1"/>
            <w:bCs w:val="1"/>
            <w:noProof w:val="0"/>
            <w:sz w:val="24"/>
            <w:szCs w:val="24"/>
            <w:lang w:val="en-IN"/>
            <w:rPrChange w:author="Sandhya Rani Buggamolla" w:date="2020-01-31T10:41:42.3603287" w:id="1973354757">
              <w:rPr/>
            </w:rPrChange>
          </w:rPr>
          <w:t>Load</w:t>
        </w:r>
        <w:r w:rsidRPr="349E0666" w:rsidR="08274142">
          <w:rPr>
            <w:rFonts w:ascii="Calibri" w:hAnsi="Calibri" w:eastAsia="Calibri" w:cs="Calibri"/>
            <w:noProof w:val="0"/>
            <w:sz w:val="24"/>
            <w:szCs w:val="24"/>
            <w:lang w:val="en-IN"/>
            <w:rPrChange w:author="Sandhya Rani Buggamolla" w:date="2020-01-31T10:41:11.9740641" w:id="107968550">
              <w:rPr/>
            </w:rPrChange>
          </w:rPr>
          <w:t>: Details like the Folder Name &amp; Package Name can be retrieved from the Tables namely “RunProcessLog” and “RunProcessConfig”. With this information, Team can check that relative package logs to investigate further on the issue.</w:t>
        </w:r>
      </w:ins>
    </w:p>
    <w:p w:rsidR="349E0666" w:rsidP="08274142" w:rsidRDefault="349E0666" w14:paraId="693D56E9" w14:textId="165CC758">
      <w:pPr>
        <w:pStyle w:val="ListParagraph"/>
        <w:numPr>
          <w:ilvl w:val="0"/>
          <w:numId w:val="29"/>
        </w:numPr>
        <w:spacing w:line="257" w:lineRule="auto"/>
        <w:rPr>
          <w:ins w:author="Sandhya Rani Buggamolla" w:date="2020-01-31T10:41:42.3603287" w:id="887041379"/>
          <w:b w:val="1"/>
          <w:bCs w:val="1"/>
          <w:sz w:val="24"/>
          <w:szCs w:val="24"/>
        </w:rPr>
      </w:pPr>
      <w:ins w:author="Sandhya Rani Buggamolla" w:date="2020-01-31T10:41:42.3603287" w:id="702238973">
        <w:r w:rsidRPr="08274142" w:rsidR="08274142">
          <w:rPr>
            <w:rFonts w:ascii="Calibri" w:hAnsi="Calibri" w:eastAsia="Calibri" w:cs="Calibri"/>
            <w:b w:val="1"/>
            <w:bCs w:val="1"/>
            <w:noProof w:val="0"/>
            <w:sz w:val="24"/>
            <w:szCs w:val="24"/>
            <w:lang w:val="en-IN"/>
            <w:rPrChange w:author="Sandhya Rani Buggamolla" w:date="2020-01-31T10:41:42.3603287" w:id="186862583">
              <w:rPr/>
            </w:rPrChange>
          </w:rPr>
          <w:t xml:space="preserve">Post: </w:t>
        </w:r>
        <w:r w:rsidRPr="349E0666" w:rsidR="08274142">
          <w:rPr>
            <w:rFonts w:ascii="Calibri" w:hAnsi="Calibri" w:eastAsia="Calibri" w:cs="Calibri"/>
            <w:noProof w:val="0"/>
            <w:sz w:val="24"/>
            <w:szCs w:val="24"/>
            <w:lang w:val="en-IN"/>
            <w:rPrChange w:author="Sandhya Rani Buggamolla" w:date="2020-01-31T10:41:11.9740641" w:id="1790545193">
              <w:rPr/>
            </w:rPrChange>
          </w:rPr>
          <w:t>As said above, that during the Post, Fk_RunprocessConfig value will be 14 due to which the Package and the Folder Name would be the same throughout any postings. Package “AgressoPosting” and FolderName “Posting Engine” are used to identify the root causes of any issues raised by User while Posting.</w:t>
        </w:r>
      </w:ins>
    </w:p>
    <w:p w:rsidR="349E0666" w:rsidP="32D44D77" w:rsidRDefault="349E0666" w14:textId="165CC758" w14:paraId="15E928E5">
      <w:pPr>
        <w:spacing w:line="257" w:lineRule="auto"/>
        <w:jc w:val="both"/>
        <w:rPr/>
      </w:pPr>
      <w:ins w:author="Sandhya Rani Buggamolla" w:date="2020-01-31T10:41:42.3603287" w:id="231845871">
        <w:r w:rsidRPr="349E0666" w:rsidR="08274142">
          <w:rPr>
            <w:rFonts w:ascii="Calibri" w:hAnsi="Calibri" w:eastAsia="Calibri" w:cs="Calibri"/>
            <w:noProof w:val="0"/>
            <w:sz w:val="24"/>
            <w:szCs w:val="24"/>
            <w:lang w:val="en-IN"/>
            <w:rPrChange w:author="Sandhya Rani Buggamolla" w:date="2020-01-31T10:41:11.9740641" w:id="1368249554">
              <w:rPr/>
            </w:rPrChange>
          </w:rPr>
          <w:t xml:space="preserve">Check Table </w:t>
        </w:r>
        <w:r w:rsidRPr="08274142" w:rsidR="08274142">
          <w:rPr>
            <w:rFonts w:ascii="Calibri" w:hAnsi="Calibri" w:eastAsia="Calibri" w:cs="Calibri"/>
            <w:b w:val="1"/>
            <w:bCs w:val="1"/>
            <w:noProof w:val="0"/>
            <w:sz w:val="24"/>
            <w:szCs w:val="24"/>
            <w:lang w:val="en-IN"/>
            <w:rPrChange w:author="Sandhya Rani Buggamolla" w:date="2020-01-31T10:41:42.3603287" w:id="2092333022">
              <w:rPr/>
            </w:rPrChange>
          </w:rPr>
          <w:t xml:space="preserve">“RunProcessLog” </w:t>
        </w:r>
        <w:r w:rsidRPr="349E0666" w:rsidR="08274142">
          <w:rPr>
            <w:rFonts w:ascii="Calibri" w:hAnsi="Calibri" w:eastAsia="Calibri" w:cs="Calibri"/>
            <w:noProof w:val="0"/>
            <w:sz w:val="24"/>
            <w:szCs w:val="24"/>
            <w:lang w:val="en-IN"/>
            <w:rPrChange w:author="Sandhya Rani Buggamolla" w:date="2020-01-31T10:41:11.9740641" w:id="780796378">
              <w:rPr/>
            </w:rPrChange>
          </w:rPr>
          <w:t>for any Failure in the Load/postings:</w:t>
        </w:r>
      </w:ins>
      <w:ins w:author="Sandhya Rani Buggamolla" w:date="2020-01-31T10:41:42.3603287" w:id="123952762">
        <w:r>
          <w:drawing>
            <wp:inline wp14:editId="63DF61E7" wp14:anchorId="0E6F6148">
              <wp:extent cx="5915025" cy="887254"/>
              <wp:effectExtent l="0" t="0" r="0" b="0"/>
              <wp:docPr id="1568445628" name="" title=""/>
              <wp:cNvGraphicFramePr>
                <a:graphicFrameLocks noChangeAspect="1"/>
              </wp:cNvGraphicFramePr>
              <a:graphic>
                <a:graphicData uri="http://schemas.openxmlformats.org/drawingml/2006/picture">
                  <pic:pic>
                    <pic:nvPicPr>
                      <pic:cNvPr id="0" name=""/>
                      <pic:cNvPicPr/>
                    </pic:nvPicPr>
                    <pic:blipFill>
                      <a:blip r:embed="R3a4beb8f3fb14a4a">
                        <a:extLst>
                          <a:ext xmlns:a="http://schemas.openxmlformats.org/drawingml/2006/main" uri="{28A0092B-C50C-407E-A947-70E740481C1C}">
                            <a14:useLocalDpi val="0"/>
                          </a:ext>
                        </a:extLst>
                      </a:blip>
                      <a:stretch>
                        <a:fillRect/>
                      </a:stretch>
                    </pic:blipFill>
                    <pic:spPr>
                      <a:xfrm>
                        <a:off x="0" y="0"/>
                        <a:ext cx="5915025" cy="887254"/>
                      </a:xfrm>
                      <a:prstGeom prst="rect">
                        <a:avLst/>
                      </a:prstGeom>
                    </pic:spPr>
                  </pic:pic>
                </a:graphicData>
              </a:graphic>
            </wp:inline>
          </w:drawing>
        </w:r>
      </w:ins>
    </w:p>
    <w:p w:rsidR="08274142" w:rsidDel="20B1C69C" w:rsidP="08274142" w:rsidRDefault="08274142" w14:paraId="617C3DCE" w14:textId="7E2A763F">
      <w:pPr>
        <w:pStyle w:val="Normal"/>
        <w:rPr>
          <w:del w:author="Sandhya Rani Buggamolla" w:date="2020-01-31T10:42:12.6507773" w:id="1925477347"/>
        </w:rPr>
        <w:pPrChange w:author="Sandhya Rani Buggamolla" w:date="2020-01-31T10:41:42.3603287" w:id="1480352142">
          <w:pPr/>
        </w:pPrChange>
      </w:pPr>
    </w:p>
    <w:p w:rsidR="6F7FF027" w:rsidP="20B1C69C" w:rsidRDefault="6F7FF027" w14:paraId="19EBA3AD" w14:textId="49AB07F9">
      <w:pPr>
        <w:spacing w:line="257" w:lineRule="auto"/>
        <w:jc w:val="both"/>
        <w:rPr>
          <w:ins w:author="Sandhya Rani Buggamolla" w:date="2020-01-31T10:27:53.8865116" w:id="972832811"/>
          <w:sz w:val="24"/>
          <w:szCs w:val="24"/>
          <w:rPrChange w:author="Sandhya Rani Buggamolla" w:date="2020-01-31T10:27:53.8865116" w:id="1823202320">
            <w:rPr/>
          </w:rPrChange>
        </w:rPr>
        <w:pPrChange w:author="Sandhya Rani Buggamolla" w:date="2020-01-31T10:42:12.6507773" w:id="581800567">
          <w:pPr/>
        </w:pPrChange>
      </w:pPr>
      <w:ins w:author="Sandhya Rani Buggamolla" w:date="2020-01-31T10:42:12.6507773" w:id="1498254872">
        <w:r w:rsidR="20B1C69C">
          <w:rPr/>
          <w:t/>
        </w:r>
      </w:ins>
    </w:p>
    <w:p w:rsidR="6F7FF027" w:rsidP="20B1C69C" w:rsidRDefault="6F7FF027" w14:paraId="50E2E5C1" w14:textId="12960619">
      <w:pPr>
        <w:pStyle w:val="ListParagraph"/>
        <w:numPr>
          <w:ilvl w:val="0"/>
          <w:numId w:val="30"/>
        </w:numPr>
        <w:spacing w:line="257" w:lineRule="auto"/>
        <w:rPr>
          <w:ins w:author="Sandhya Rani Buggamolla" w:date="2020-01-31T10:42:12.6507773" w:id="1198514393"/>
          <w:sz w:val="24"/>
          <w:szCs w:val="24"/>
        </w:rPr>
      </w:pPr>
      <w:ins w:author="Sandhya Rani Buggamolla" w:date="2020-01-31T10:42:12.6507773" w:id="1340162519">
        <w:r w:rsidRPr="20B1C69C" w:rsidR="20B1C69C">
          <w:rPr>
            <w:rFonts w:ascii="Calibri" w:hAnsi="Calibri" w:eastAsia="Calibri" w:cs="Calibri"/>
            <w:noProof w:val="0"/>
            <w:sz w:val="24"/>
            <w:szCs w:val="24"/>
            <w:lang w:val="en-IN"/>
            <w:rPrChange w:author="Sandhya Rani Buggamolla" w:date="2020-01-31T10:42:12.6507773" w:id="688860382">
              <w:rPr/>
            </w:rPrChange>
          </w:rPr>
          <w:t>From the above table, details like Package Name for the respective run can be identified.</w:t>
        </w:r>
      </w:ins>
    </w:p>
    <w:p w:rsidR="6F7FF027" w:rsidP="20B1C69C" w:rsidRDefault="6F7FF027" w14:paraId="6AE70A18" w14:textId="4FFD9C8D">
      <w:pPr>
        <w:pStyle w:val="ListParagraph"/>
        <w:numPr>
          <w:ilvl w:val="0"/>
          <w:numId w:val="30"/>
        </w:numPr>
        <w:spacing w:line="257" w:lineRule="auto"/>
        <w:rPr>
          <w:ins w:author="Sandhya Rani Buggamolla" w:date="2020-01-31T10:42:12.6507773" w:id="2067166345"/>
          <w:sz w:val="24"/>
          <w:szCs w:val="24"/>
        </w:rPr>
      </w:pPr>
      <w:ins w:author="Sandhya Rani Buggamolla" w:date="2020-01-31T10:42:12.6507773" w:id="985036381">
        <w:r w:rsidRPr="20B1C69C" w:rsidR="20B1C69C">
          <w:rPr>
            <w:rFonts w:ascii="Calibri" w:hAnsi="Calibri" w:eastAsia="Calibri" w:cs="Calibri"/>
            <w:noProof w:val="0"/>
            <w:sz w:val="24"/>
            <w:szCs w:val="24"/>
            <w:lang w:val="en-IN"/>
            <w:rPrChange w:author="Sandhya Rani Buggamolla" w:date="2020-01-31T10:42:12.6507773" w:id="1535553441">
              <w:rPr/>
            </w:rPrChange>
          </w:rPr>
          <w:t>Based on the Package name, Check the related logs in SSIS packages sharepoint as below:</w:t>
        </w:r>
      </w:ins>
    </w:p>
    <w:p w:rsidR="6F7FF027" w:rsidP="32D44D77" w:rsidRDefault="6F7FF027" w14:paraId="3FADC125" w14:textId="3CE0C0F6">
      <w:pPr>
        <w:spacing w:line="257" w:lineRule="auto"/>
        <w:jc w:val="both"/>
        <w:rPr>
          <w:ins w:author="Sandhya Rani Buggamolla" w:date="2020-01-31T10:42:12.6507773" w:id="1892529597"/>
        </w:rPr>
      </w:pPr>
      <w:ins w:author="Sandhya Rani Buggamolla" w:date="2020-01-31T10:42:12.6507773" w:id="907184724">
        <w:r w:rsidRPr="20B1C69C" w:rsidR="20B1C69C">
          <w:rPr>
            <w:rFonts w:ascii="Calibri" w:hAnsi="Calibri" w:eastAsia="Calibri" w:cs="Calibri"/>
            <w:noProof w:val="0"/>
            <w:color w:val="0563C1"/>
            <w:sz w:val="24"/>
            <w:szCs w:val="24"/>
            <w:u w:val="single"/>
            <w:lang w:val="en-IN"/>
            <w:rPrChange w:author="Sandhya Rani Buggamolla" w:date="2020-01-31T10:42:12.6507773" w:id="1015838499">
              <w:rPr/>
            </w:rPrChange>
          </w:rPr>
          <w:t>http://ukprdb038/reports/Pages/Report.aspx?ItemPath=%2fProduction+DBA+Reporting%2fSSIS%2fAll_SSIS_packages</w:t>
        </w:r>
      </w:ins>
    </w:p>
    <w:p w:rsidR="6F7FF027" w:rsidDel="20B1C69C" w:rsidP="6F7FF027" w:rsidRDefault="6F7FF027" w14:paraId="124D7EAE" w14:textId="7867DD72">
      <w:pPr>
        <w:pStyle w:val="Normal"/>
        <w:rPr>
          <w:ins w:author="Sandhya Rani Buggamolla" w:date="2020-01-31T10:27:53.8865116" w:id="769936103"/>
          <w:del w:author="Sandhya Rani Buggamolla" w:date="2020-01-31T10:42:12.6507773" w:id="307649447"/>
          <w:sz w:val="24"/>
          <w:szCs w:val="24"/>
          <w:rPrChange w:author="Sandhya Rani Buggamolla" w:date="2020-01-31T10:27:53.8865116" w:id="1737831846">
            <w:rPr/>
          </w:rPrChange>
        </w:rPr>
        <w:pPrChange w:author="Sandhya Rani Buggamolla" w:date="2020-01-31T10:27:53.8865116" w:id="225999009">
          <w:pPr/>
        </w:pPrChange>
      </w:pPr>
    </w:p>
    <w:p w:rsidR="20B1C69C" w:rsidDel="32D44D77" w:rsidP="20B1C69C" w:rsidRDefault="20B1C69C" w14:paraId="0F40DA68">
      <w:pPr>
        <w:pStyle w:val="Normal"/>
        <w:rPr>
          <w:del w:author="Sandhya Rani Buggamolla" w:date="2020-01-31T10:42:42.902915" w:id="1204146154"/>
          <w:sz w:val="24"/>
          <w:szCs w:val="24"/>
          <w:rPrChange w:author="Sandhya Rani Buggamolla" w:date="2020-01-31T10:42:12.6507773" w:id="739807991">
            <w:rPr/>
          </w:rPrChange>
        </w:rPr>
        <w:pPrChange w:author="Sandhya Rani Buggamolla" w:date="2020-01-31T10:42:12.6507773" w:id="576621382">
          <w:pPr/>
        </w:pPrChange>
      </w:pPr>
    </w:p>
    <w:p w:rsidR="6F7FF027" w:rsidDel="32D44D77" w:rsidP="6F7FF027" w:rsidRDefault="6F7FF027" w14:paraId="65C57D4E" w14:textId="08C4862B">
      <w:pPr>
        <w:pStyle w:val="Normal"/>
        <w:rPr>
          <w:ins w:author="Sandhya Rani Buggamolla" w:date="2020-01-31T10:27:53.8865116" w:id="1592014086"/>
          <w:del w:author="Sandhya Rani Buggamolla" w:date="2020-01-31T10:42:42.902915" w:id="330866792"/>
          <w:sz w:val="24"/>
          <w:szCs w:val="24"/>
          <w:rPrChange w:author="Sandhya Rani Buggamolla" w:date="2020-01-31T10:27:53.8865116" w:id="385058100">
            <w:rPr/>
          </w:rPrChange>
        </w:rPr>
        <w:pPrChange w:author="Sandhya Rani Buggamolla" w:date="2020-01-31T10:27:53.8865116" w:id="1422295090">
          <w:pPr/>
        </w:pPrChange>
      </w:pPr>
    </w:p>
    <w:p w:rsidR="32D44D77" w:rsidP="32D44D77" w:rsidRDefault="32D44D77" w14:paraId="58DD0B2E" w14:textId="16C010A8">
      <w:pPr>
        <w:pStyle w:val="Normal"/>
        <w:pPrChange w:author="Sandhya Rani Buggamolla" w:date="2020-01-31T10:42:42.902915" w:id="650854229">
          <w:pPr/>
        </w:pPrChange>
      </w:pPr>
      <w:ins w:author="Sandhya Rani Buggamolla" w:date="2020-01-31T10:42:42.902915" w:id="851808874">
        <w:r>
          <w:drawing>
            <wp:inline wp14:editId="446447A7" wp14:anchorId="03AF5673">
              <wp:extent cx="5924550" cy="3332560"/>
              <wp:effectExtent l="0" t="0" r="0" b="0"/>
              <wp:docPr id="1176420719" name="" title=""/>
              <wp:cNvGraphicFramePr>
                <a:graphicFrameLocks noChangeAspect="1"/>
              </wp:cNvGraphicFramePr>
              <a:graphic>
                <a:graphicData uri="http://schemas.openxmlformats.org/drawingml/2006/picture">
                  <pic:pic>
                    <pic:nvPicPr>
                      <pic:cNvPr id="0" name=""/>
                      <pic:cNvPicPr/>
                    </pic:nvPicPr>
                    <pic:blipFill>
                      <a:blip r:embed="Rf32200e5e9e141c0">
                        <a:extLst>
                          <a:ext xmlns:a="http://schemas.openxmlformats.org/drawingml/2006/main" uri="{28A0092B-C50C-407E-A947-70E740481C1C}">
                            <a14:useLocalDpi val="0"/>
                          </a:ext>
                        </a:extLst>
                      </a:blip>
                      <a:stretch>
                        <a:fillRect/>
                      </a:stretch>
                    </pic:blipFill>
                    <pic:spPr>
                      <a:xfrm>
                        <a:off x="0" y="0"/>
                        <a:ext cx="5924550" cy="3332560"/>
                      </a:xfrm>
                      <a:prstGeom prst="rect">
                        <a:avLst/>
                      </a:prstGeom>
                    </pic:spPr>
                  </pic:pic>
                </a:graphicData>
              </a:graphic>
            </wp:inline>
          </w:drawing>
        </w:r>
      </w:ins>
    </w:p>
    <w:p w:rsidR="32D44D77" w:rsidP="21372FA8" w:rsidRDefault="32D44D77" w14:paraId="3C1741CE" w14:textId="7B00BDE7">
      <w:pPr>
        <w:pStyle w:val="ListParagraph"/>
        <w:numPr>
          <w:ilvl w:val="0"/>
          <w:numId w:val="31"/>
        </w:numPr>
        <w:spacing w:line="257" w:lineRule="auto"/>
        <w:rPr>
          <w:sz w:val="24"/>
          <w:szCs w:val="24"/>
          <w:rPrChange w:author="Sandhya Rani Buggamolla" w:date="2020-01-31T10:44:44.1507806" w:id="1956286611">
            <w:rPr/>
          </w:rPrChange>
        </w:rPr>
        <w:pPrChange w:author="Sandhya Rani Buggamolla" w:date="2020-01-31T10:44:44.1507806" w:id="1459863554">
          <w:pPr/>
        </w:pPrChange>
      </w:pPr>
      <w:ins w:author="Sandhya Rani Buggamolla" w:date="2020-01-31T10:42:42.902915" w:id="507869787">
        <w:r w:rsidRPr="32D44D77" w:rsidR="32D44D77">
          <w:rPr>
            <w:rFonts w:ascii="Calibri" w:hAnsi="Calibri" w:eastAsia="Calibri" w:cs="Calibri"/>
            <w:noProof w:val="0"/>
            <w:sz w:val="24"/>
            <w:szCs w:val="24"/>
            <w:lang w:val="en-IN"/>
            <w:rPrChange w:author="Sandhya Rani Buggamolla" w:date="2020-01-31T10:42:42.902915" w:id="586010874">
              <w:rPr/>
            </w:rPrChange>
          </w:rPr>
          <w:t xml:space="preserve">In the </w:t>
        </w:r>
        <w:r w:rsidRPr="32D44D77" w:rsidR="32D44D77">
          <w:rPr>
            <w:rFonts w:ascii="Calibri" w:hAnsi="Calibri" w:eastAsia="Calibri" w:cs="Calibri"/>
            <w:noProof w:val="0"/>
            <w:sz w:val="24"/>
            <w:szCs w:val="24"/>
            <w:lang w:val="en-IN"/>
            <w:rPrChange w:author="Sandhya Rani Buggamolla" w:date="2020-01-31T10:42:42.902915" w:id="803892084">
              <w:rPr/>
            </w:rPrChange>
          </w:rPr>
          <w:t>Sharepoint</w:t>
        </w:r>
        <w:r w:rsidRPr="32D44D77" w:rsidR="32D44D77">
          <w:rPr>
            <w:rFonts w:ascii="Calibri" w:hAnsi="Calibri" w:eastAsia="Calibri" w:cs="Calibri"/>
            <w:noProof w:val="0"/>
            <w:sz w:val="24"/>
            <w:szCs w:val="24"/>
            <w:lang w:val="en-IN"/>
            <w:rPrChange w:author="Sandhya Rani Buggamolla" w:date="2020-01-31T10:42:42.902915" w:id="1741548426">
              <w:rPr/>
            </w:rPrChange>
          </w:rPr>
          <w:t xml:space="preserve">, Select the particular </w:t>
        </w:r>
        <w:r w:rsidRPr="32D44D77" w:rsidR="32D44D77">
          <w:rPr>
            <w:rFonts w:ascii="Calibri" w:hAnsi="Calibri" w:eastAsia="Calibri" w:cs="Calibri"/>
            <w:noProof w:val="0"/>
            <w:sz w:val="24"/>
            <w:szCs w:val="24"/>
            <w:lang w:val="en-IN"/>
            <w:rPrChange w:author="Sandhya Rani Buggamolla" w:date="2020-01-31T10:42:42.902915" w:id="922937682">
              <w:rPr/>
            </w:rPrChange>
          </w:rPr>
          <w:t>server</w:t>
        </w:r>
      </w:ins>
      <w:ins w:author="Sandhya Rani Buggamolla" w:date="2020-01-31T10:44:44.1507806" w:id="86245159">
        <w:r w:rsidRPr="32D44D77" w:rsidR="21372FA8">
          <w:rPr>
            <w:rFonts w:ascii="Calibri" w:hAnsi="Calibri" w:eastAsia="Calibri" w:cs="Calibri"/>
            <w:noProof w:val="0"/>
            <w:sz w:val="24"/>
            <w:szCs w:val="24"/>
            <w:lang w:val="en-IN"/>
            <w:rPrChange w:author="Sandhya Rani Buggamolla" w:date="2020-01-31T10:42:42.902915" w:id="1886333244">
              <w:rPr/>
            </w:rPrChange>
          </w:rPr>
          <w:t xml:space="preserve"> </w:t>
        </w:r>
      </w:ins>
      <w:ins w:author="Sandhya Rani Buggamolla" w:date="2020-01-31T10:42:42.902915" w:id="184643451">
        <w:r w:rsidRPr="32D44D77" w:rsidR="32D44D77">
          <w:rPr>
            <w:rFonts w:ascii="Calibri" w:hAnsi="Calibri" w:eastAsia="Calibri" w:cs="Calibri"/>
            <w:noProof w:val="0"/>
            <w:sz w:val="24"/>
            <w:szCs w:val="24"/>
            <w:lang w:val="en-IN"/>
            <w:rPrChange w:author="Sandhya Rani Buggamolla" w:date="2020-01-31T10:42:42.902915" w:id="456690560">
              <w:rPr/>
            </w:rPrChange>
          </w:rPr>
          <w:t>(</w:t>
        </w:r>
        <w:r w:rsidRPr="32D44D77" w:rsidR="32D44D77">
          <w:rPr>
            <w:rFonts w:ascii="Calibri" w:hAnsi="Calibri" w:eastAsia="Calibri" w:cs="Calibri"/>
            <w:noProof w:val="0"/>
            <w:sz w:val="24"/>
            <w:szCs w:val="24"/>
            <w:lang w:val="en-IN"/>
            <w:rPrChange w:author="Sandhya Rani Buggamolla" w:date="2020-01-31T10:42:42.902915" w:id="504827568">
              <w:rPr/>
            </w:rPrChange>
          </w:rPr>
          <w:t>PRD/UAT/SYS) and click on “View Report”.</w:t>
        </w:r>
      </w:ins>
    </w:p>
    <w:p w:rsidR="32D44D77" w:rsidP="32D44D77" w:rsidRDefault="32D44D77" w14:paraId="35DC864A" w14:textId="633030A8">
      <w:pPr>
        <w:pStyle w:val="Normal"/>
        <w:pPrChange w:author="Sandhya Rani Buggamolla" w:date="2020-01-31T10:42:42.902915" w:id="1919124767">
          <w:pPr/>
        </w:pPrChange>
      </w:pPr>
      <w:ins w:author="Sandhya Rani Buggamolla" w:date="2020-01-31T10:42:42.902915" w:id="1895467085">
        <w:r>
          <w:drawing>
            <wp:inline wp14:editId="48A0E44A" wp14:anchorId="6D24F7A8">
              <wp:extent cx="5715000" cy="1940718"/>
              <wp:effectExtent l="0" t="0" r="0" b="0"/>
              <wp:docPr id="1193531351" name="" title=""/>
              <wp:cNvGraphicFramePr>
                <a:graphicFrameLocks noChangeAspect="1"/>
              </wp:cNvGraphicFramePr>
              <a:graphic>
                <a:graphicData uri="http://schemas.openxmlformats.org/drawingml/2006/picture">
                  <pic:pic>
                    <pic:nvPicPr>
                      <pic:cNvPr id="0" name=""/>
                      <pic:cNvPicPr/>
                    </pic:nvPicPr>
                    <pic:blipFill>
                      <a:blip r:embed="R52bf01728d0146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1940718"/>
                      </a:xfrm>
                      <a:prstGeom prst="rect">
                        <a:avLst/>
                      </a:prstGeom>
                    </pic:spPr>
                  </pic:pic>
                </a:graphicData>
              </a:graphic>
            </wp:inline>
          </w:drawing>
        </w:r>
      </w:ins>
    </w:p>
    <w:p w:rsidR="6F7FF027" w:rsidDel="11B0F6E2" w:rsidP="6F7FF027" w:rsidRDefault="6F7FF027" w14:textId="7DD157DF" w14:paraId="61C9986C">
      <w:pPr>
        <w:pStyle w:val="Normal"/>
        <w:rPr>
          <w:del w:author="Sandhya Rani Buggamolla" w:date="2020-01-31T10:43:13.2154839" w:id="1673765929"/>
        </w:rPr>
        <w:pPrChange w:author="Sandhya Rani Buggamolla" w:date="2020-01-31T10:27:53.8865116" w:id="1731969046">
          <w:pPr/>
        </w:pPrChange>
        <w:rPr>
          <w:sz w:val="24"/>
          <w:szCs w:val="24"/>
          <w:rPrChange w:author="Sandhya Rani Buggamolla" w:date="2020-01-31T10:28:24.1102178" w:id="351412922">
            <w:rPr/>
          </w:rPrChange>
        </w:rPr>
      </w:pPr>
    </w:p>
    <w:p w:rsidR="11B0F6E2" w:rsidP="11B0F6E2" w:rsidRDefault="11B0F6E2" w14:paraId="35B8C0B2" w14:textId="65672F3F">
      <w:pPr>
        <w:pStyle w:val="ListParagraph"/>
        <w:numPr>
          <w:ilvl w:val="0"/>
          <w:numId w:val="32"/>
        </w:numPr>
        <w:spacing w:line="257" w:lineRule="auto"/>
        <w:rPr>
          <w:ins w:author="Sandhya Rani Buggamolla" w:date="2020-01-31T10:43:13.2154839" w:id="1246416794"/>
          <w:sz w:val="24"/>
          <w:szCs w:val="24"/>
        </w:rPr>
        <w:pPrChange w:author="Sandhya Rani Buggamolla" w:date="2020-01-31T10:43:13.2154839" w:id="99086194">
          <w:pPr/>
        </w:pPrChange>
      </w:pPr>
      <w:ins w:author="Sandhya Rani Buggamolla" w:date="2020-01-31T10:43:13.2154839" w:id="1102518056">
        <w:r w:rsidRPr="11B0F6E2" w:rsidR="11B0F6E2">
          <w:rPr>
            <w:rFonts w:ascii="Calibri" w:hAnsi="Calibri" w:eastAsia="Calibri" w:cs="Calibri"/>
            <w:noProof w:val="0"/>
            <w:sz w:val="24"/>
            <w:szCs w:val="24"/>
            <w:lang w:val="en-IN"/>
            <w:rPrChange w:author="Sandhya Rani Buggamolla" w:date="2020-01-31T10:43:13.2154839" w:id="519852506">
              <w:rPr/>
            </w:rPrChange>
          </w:rPr>
          <w:t>Once the server has been selected, it will list out all the packages associated with that system.</w:t>
        </w:r>
      </w:ins>
    </w:p>
    <w:p w:rsidR="11B0F6E2" w:rsidP="11B0F6E2" w:rsidRDefault="11B0F6E2" w14:paraId="5760481F" w14:textId="65672F3F">
      <w:pPr>
        <w:pStyle w:val="Normal"/>
        <w:pPrChange w:author="Sandhya Rani Buggamolla" w:date="2020-01-31T10:43:13.2154839" w:id="1615908328">
          <w:pPr/>
        </w:pPrChange>
      </w:pPr>
      <w:ins w:author="Sandhya Rani Buggamolla" w:date="2020-01-31T10:43:13.2154839" w:id="547596100">
        <w:r>
          <w:drawing>
            <wp:inline wp14:editId="35C4948A" wp14:anchorId="03EFA6B6">
              <wp:extent cx="5695950" cy="3203972"/>
              <wp:effectExtent l="0" t="0" r="0" b="0"/>
              <wp:docPr id="1406281142" name="" title=""/>
              <wp:cNvGraphicFramePr>
                <a:graphicFrameLocks noChangeAspect="1"/>
              </wp:cNvGraphicFramePr>
              <a:graphic>
                <a:graphicData uri="http://schemas.openxmlformats.org/drawingml/2006/picture">
                  <pic:pic>
                    <pic:nvPicPr>
                      <pic:cNvPr id="0" name=""/>
                      <pic:cNvPicPr/>
                    </pic:nvPicPr>
                    <pic:blipFill>
                      <a:blip r:embed="Ra37f9b9418ba49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95950" cy="3203972"/>
                      </a:xfrm>
                      <a:prstGeom prst="rect">
                        <a:avLst/>
                      </a:prstGeom>
                    </pic:spPr>
                  </pic:pic>
                </a:graphicData>
              </a:graphic>
            </wp:inline>
          </w:drawing>
        </w:r>
      </w:ins>
    </w:p>
    <w:p w:rsidR="11B0F6E2" w:rsidP="11B0F6E2" w:rsidRDefault="11B0F6E2" w14:paraId="55AA1E43" w14:textId="5425029A">
      <w:pPr>
        <w:pStyle w:val="ListParagraph"/>
        <w:numPr>
          <w:ilvl w:val="0"/>
          <w:numId w:val="32"/>
        </w:numPr>
        <w:spacing w:line="257" w:lineRule="auto"/>
        <w:rPr>
          <w:ins w:author="Sandhya Rani Buggamolla" w:date="2020-01-31T10:43:13.2154839" w:id="389131539"/>
          <w:sz w:val="24"/>
          <w:szCs w:val="24"/>
        </w:rPr>
        <w:pPrChange w:author="Sandhya Rani Buggamolla" w:date="2020-01-31T10:43:13.2154839" w:id="1840553469">
          <w:pPr/>
        </w:pPrChange>
      </w:pPr>
      <w:ins w:author="Sandhya Rani Buggamolla" w:date="2020-01-31T10:43:13.2154839" w:id="81286053">
        <w:r w:rsidRPr="11B0F6E2" w:rsidR="11B0F6E2">
          <w:rPr>
            <w:rFonts w:ascii="Calibri" w:hAnsi="Calibri" w:eastAsia="Calibri" w:cs="Calibri"/>
            <w:noProof w:val="0"/>
            <w:sz w:val="24"/>
            <w:szCs w:val="24"/>
            <w:lang w:val="en-IN"/>
            <w:rPrChange w:author="Sandhya Rani Buggamolla" w:date="2020-01-31T10:43:13.2154839" w:id="278358759">
              <w:rPr/>
            </w:rPrChange>
          </w:rPr>
          <w:t>As Package Name will already be identified in the above process, click on that package.(Ex: In the Above RunProcessLog table, Log shows that the file related to posting has failed and its related package is “Agresso Posting”)</w:t>
        </w:r>
      </w:ins>
    </w:p>
    <w:p w:rsidR="11B0F6E2" w:rsidP="11B0F6E2" w:rsidRDefault="11B0F6E2" w14:paraId="09F1B457" w14:textId="497863DC">
      <w:pPr>
        <w:pStyle w:val="ListParagraph"/>
        <w:numPr>
          <w:ilvl w:val="0"/>
          <w:numId w:val="32"/>
        </w:numPr>
        <w:spacing w:line="257" w:lineRule="auto"/>
        <w:rPr>
          <w:ins w:author="Sandhya Rani Buggamolla" w:date="2020-01-31T10:43:13.2154839" w:id="1934086288"/>
          <w:sz w:val="24"/>
          <w:szCs w:val="24"/>
        </w:rPr>
        <w:pPrChange w:author="Sandhya Rani Buggamolla" w:date="2020-01-31T10:43:13.2154839" w:id="788282317">
          <w:pPr/>
        </w:pPrChange>
      </w:pPr>
      <w:ins w:author="Sandhya Rani Buggamolla" w:date="2020-01-31T10:43:13.2154839" w:id="598594673">
        <w:r w:rsidRPr="11B0F6E2" w:rsidR="11B0F6E2">
          <w:rPr>
            <w:rFonts w:ascii="Calibri" w:hAnsi="Calibri" w:eastAsia="Calibri" w:cs="Calibri"/>
            <w:noProof w:val="0"/>
            <w:sz w:val="24"/>
            <w:szCs w:val="24"/>
            <w:lang w:val="en-IN"/>
            <w:rPrChange w:author="Sandhya Rani Buggamolla" w:date="2020-01-31T10:43:13.2154839" w:id="176869891">
              <w:rPr/>
            </w:rPrChange>
          </w:rPr>
          <w:t>This will list out all the executions of the package. Failed run will be highlighted with Red as below.</w:t>
        </w:r>
      </w:ins>
    </w:p>
    <w:p w:rsidR="11B0F6E2" w:rsidP="11B0F6E2" w:rsidRDefault="11B0F6E2" w14:paraId="403422F0" w14:textId="002A9B12">
      <w:pPr>
        <w:pStyle w:val="Normal"/>
        <w:pPrChange w:author="Sandhya Rani Buggamolla" w:date="2020-01-31T10:43:13.2154839" w:id="1624760716">
          <w:pPr/>
        </w:pPrChange>
      </w:pPr>
      <w:ins w:author="Sandhya Rani Buggamolla" w:date="2020-01-31T10:43:13.2154839" w:id="828185011">
        <w:r>
          <w:drawing>
            <wp:inline wp14:editId="09F9CF33" wp14:anchorId="2516C278">
              <wp:extent cx="5762625" cy="3241476"/>
              <wp:effectExtent l="0" t="0" r="0" b="0"/>
              <wp:docPr id="203754648" name="" title=""/>
              <wp:cNvGraphicFramePr>
                <a:graphicFrameLocks noChangeAspect="1"/>
              </wp:cNvGraphicFramePr>
              <a:graphic>
                <a:graphicData uri="http://schemas.openxmlformats.org/drawingml/2006/picture">
                  <pic:pic>
                    <pic:nvPicPr>
                      <pic:cNvPr id="0" name=""/>
                      <pic:cNvPicPr/>
                    </pic:nvPicPr>
                    <pic:blipFill>
                      <a:blip r:embed="R9b7ce639435746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5" cy="3241476"/>
                      </a:xfrm>
                      <a:prstGeom prst="rect">
                        <a:avLst/>
                      </a:prstGeom>
                    </pic:spPr>
                  </pic:pic>
                </a:graphicData>
              </a:graphic>
            </wp:inline>
          </w:drawing>
        </w:r>
      </w:ins>
    </w:p>
    <w:p w:rsidR="14F222BA" w:rsidDel="24DCF780" w:rsidP="14F222BA" w:rsidRDefault="14F222BA" w14:paraId="104A1D2D" w14:textId="4F1068DC">
      <w:pPr>
        <w:pStyle w:val="Normal"/>
        <w:rPr>
          <w:ins w:author="Sandhya Rani Buggamolla" w:date="2020-01-31T10:28:24.1102178" w:id="882154561"/>
          <w:del w:author="Sandhya Rani Buggamolla" w:date="2020-01-31T10:43:43.5124146" w:id="1995416775"/>
          <w:sz w:val="24"/>
          <w:szCs w:val="24"/>
          <w:rPrChange w:author="Sandhya Rani Buggamolla" w:date="2020-01-31T10:28:24.1102178" w:id="986700588">
            <w:rPr/>
          </w:rPrChange>
        </w:rPr>
        <w:pPrChange w:author="Sandhya Rani Buggamolla" w:date="2020-01-31T10:28:24.1102178" w:id="403630507">
          <w:pPr/>
        </w:pPrChange>
      </w:pPr>
    </w:p>
    <w:p w:rsidR="24DCF780" w:rsidP="24DCF780" w:rsidRDefault="24DCF780" w14:paraId="34655414" w14:textId="2E7341F8">
      <w:pPr>
        <w:pStyle w:val="ListParagraph"/>
        <w:numPr>
          <w:ilvl w:val="0"/>
          <w:numId w:val="33"/>
        </w:numPr>
        <w:spacing w:line="257" w:lineRule="auto"/>
        <w:rPr>
          <w:ins w:author="Sandhya Rani Buggamolla" w:date="2020-01-31T10:43:43.5124146" w:id="1989160561"/>
          <w:sz w:val="24"/>
          <w:szCs w:val="24"/>
        </w:rPr>
        <w:pPrChange w:author="Sandhya Rani Buggamolla" w:date="2020-01-31T10:43:43.5124146" w:id="127554453">
          <w:pPr/>
        </w:pPrChange>
      </w:pPr>
      <w:ins w:author="Sandhya Rani Buggamolla" w:date="2020-01-31T10:43:43.5124146" w:id="1817827342">
        <w:r w:rsidRPr="24DCF780" w:rsidR="24DCF780">
          <w:rPr>
            <w:rFonts w:ascii="Calibri" w:hAnsi="Calibri" w:eastAsia="Calibri" w:cs="Calibri"/>
            <w:noProof w:val="0"/>
            <w:sz w:val="24"/>
            <w:szCs w:val="24"/>
            <w:lang w:val="en-IN"/>
            <w:rPrChange w:author="Sandhya Rani Buggamolla" w:date="2020-01-31T10:43:43.5124146" w:id="1984721846">
              <w:rPr/>
            </w:rPrChange>
          </w:rPr>
          <w:t>Click on the Execution ID which will list out all the message details of the failure including the stage at which failure occurred in the package.</w:t>
        </w:r>
      </w:ins>
    </w:p>
    <w:p w:rsidR="24DCF780" w:rsidP="24DCF780" w:rsidRDefault="24DCF780" w14:paraId="4DF342FD" w14:textId="33D8AB13">
      <w:pPr>
        <w:pStyle w:val="Normal"/>
        <w:pPrChange w:author="Sandhya Rani Buggamolla" w:date="2020-01-31T10:43:43.5124146" w:id="1888428045">
          <w:pPr/>
        </w:pPrChange>
      </w:pPr>
      <w:ins w:author="Sandhya Rani Buggamolla" w:date="2020-01-31T10:43:43.5124146" w:id="1004013232">
        <w:r>
          <w:drawing>
            <wp:inline wp14:editId="6F6C5383" wp14:anchorId="7AC2496B">
              <wp:extent cx="5743575" cy="3230761"/>
              <wp:effectExtent l="0" t="0" r="0" b="0"/>
              <wp:docPr id="1845157472" name="" title=""/>
              <wp:cNvGraphicFramePr>
                <a:graphicFrameLocks noChangeAspect="1"/>
              </wp:cNvGraphicFramePr>
              <a:graphic>
                <a:graphicData uri="http://schemas.openxmlformats.org/drawingml/2006/picture">
                  <pic:pic>
                    <pic:nvPicPr>
                      <pic:cNvPr id="0" name=""/>
                      <pic:cNvPicPr/>
                    </pic:nvPicPr>
                    <pic:blipFill>
                      <a:blip r:embed="Ra3f872d6402245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3575" cy="3230761"/>
                      </a:xfrm>
                      <a:prstGeom prst="rect">
                        <a:avLst/>
                      </a:prstGeom>
                    </pic:spPr>
                  </pic:pic>
                </a:graphicData>
              </a:graphic>
            </wp:inline>
          </w:drawing>
        </w:r>
      </w:ins>
    </w:p>
    <w:p w:rsidR="14F222BA" w:rsidDel="13AFFCC6" w:rsidP="14F222BA" w:rsidRDefault="14F222BA" w14:paraId="0558E9AF" w14:textId="4AAF4521">
      <w:pPr>
        <w:pStyle w:val="Normal"/>
        <w:rPr>
          <w:ins w:author="Sandhya Rani Buggamolla" w:date="2020-01-31T10:28:24.1102178" w:id="1135249337"/>
          <w:del w:author="Sandhya Rani Buggamolla" w:date="2020-01-31T10:44:13.8878112" w:id="681672505"/>
          <w:sz w:val="24"/>
          <w:szCs w:val="24"/>
          <w:rPrChange w:author="Sandhya Rani Buggamolla" w:date="2020-01-31T10:28:24.1102178" w:id="1947041386">
            <w:rPr/>
          </w:rPrChange>
        </w:rPr>
        <w:pPrChange w:author="Sandhya Rani Buggamolla" w:date="2020-01-31T10:28:24.1102178" w:id="1621961885">
          <w:pPr/>
        </w:pPrChange>
      </w:pPr>
    </w:p>
    <w:p w:rsidR="13AFFCC6" w:rsidP="13AFFCC6" w:rsidRDefault="13AFFCC6" w14:paraId="59AD7FD2" w14:textId="47C4B888">
      <w:pPr>
        <w:spacing w:line="257" w:lineRule="auto"/>
        <w:jc w:val="both"/>
        <w:rPr>
          <w:ins w:author="Sandhya Rani Buggamolla" w:date="2020-01-31T10:44:13.8878112" w:id="1720648241"/>
        </w:rPr>
        <w:pPrChange w:author="Sandhya Rani Buggamolla" w:date="2020-01-31T10:44:13.8878112" w:id="1818369711">
          <w:pPr/>
        </w:pPrChange>
      </w:pPr>
      <w:ins w:author="Sandhya Rani Buggamolla" w:date="2020-01-31T10:44:13.8878112" w:id="290822152">
        <w:r w:rsidRPr="13AFFCC6" w:rsidR="13AFFCC6">
          <w:rPr>
            <w:rFonts w:ascii="Calibri" w:hAnsi="Calibri" w:eastAsia="Calibri" w:cs="Calibri"/>
            <w:b w:val="1"/>
            <w:bCs w:val="1"/>
            <w:noProof w:val="0"/>
            <w:sz w:val="32"/>
            <w:szCs w:val="32"/>
            <w:lang w:val="en-IN"/>
            <w:rPrChange w:author="Sandhya Rani Buggamolla" w:date="2020-01-31T10:44:13.8878112" w:id="681877735">
              <w:rPr/>
            </w:rPrChange>
          </w:rPr>
          <w:t>User Access Request Process:</w:t>
        </w:r>
      </w:ins>
    </w:p>
    <w:p w:rsidR="13AFFCC6" w:rsidP="13AFFCC6" w:rsidRDefault="13AFFCC6" w14:paraId="2BCB413D" w14:textId="47C4B888">
      <w:pPr>
        <w:pStyle w:val="ListParagraph"/>
        <w:spacing w:line="257" w:lineRule="auto"/>
        <w:rPr>
          <w:ins w:author="Sandhya Rani Buggamolla" w:date="2020-01-31T10:44:13.8878112" w:id="1845285275"/>
          <w:sz w:val="24"/>
          <w:szCs w:val="24"/>
        </w:rPr>
        <w:pPrChange w:author="Sandhya Rani Buggamolla" w:date="2020-01-31T10:44:13.8878112" w:id="1405480409">
          <w:pPr/>
        </w:pPrChange>
      </w:pPr>
      <w:ins w:author="Sandhya Rani Buggamolla" w:date="2020-01-31T10:44:13.8878112" w:id="746730407">
        <w:r w:rsidRPr="13AFFCC6" w:rsidR="13AFFCC6">
          <w:rPr>
            <w:rFonts w:ascii="Calibri" w:hAnsi="Calibri" w:eastAsia="Calibri" w:cs="Calibri"/>
            <w:noProof w:val="0"/>
            <w:sz w:val="24"/>
            <w:szCs w:val="24"/>
            <w:lang w:val="en-IN"/>
            <w:rPrChange w:author="Sandhya Rani Buggamolla" w:date="2020-01-31T10:44:13.8878112" w:id="1463502584">
              <w:rPr/>
            </w:rPrChange>
          </w:rPr>
          <w:t xml:space="preserve">New users should be given FDM access when their user account is set up </w:t>
        </w:r>
      </w:ins>
    </w:p>
    <w:p w:rsidR="13AFFCC6" w:rsidP="13AFFCC6" w:rsidRDefault="13AFFCC6" w14:paraId="29D491D4" w14:textId="47C4B888">
      <w:pPr>
        <w:spacing w:line="257" w:lineRule="auto"/>
        <w:jc w:val="both"/>
        <w:rPr>
          <w:ins w:author="Sandhya Rani Buggamolla" w:date="2020-01-31T10:44:13.8878112" w:id="57686481"/>
        </w:rPr>
        <w:pPrChange w:author="Sandhya Rani Buggamolla" w:date="2020-01-31T10:44:13.8878112" w:id="1733676609">
          <w:pPr/>
        </w:pPrChange>
      </w:pPr>
      <w:ins w:author="Sandhya Rani Buggamolla" w:date="2020-01-31T10:44:13.8878112" w:id="1207431950">
        <w:r w:rsidRPr="13AFFCC6" w:rsidR="13AFFCC6">
          <w:rPr>
            <w:rFonts w:ascii="Calibri" w:hAnsi="Calibri" w:eastAsia="Calibri" w:cs="Calibri"/>
            <w:noProof w:val="0"/>
            <w:sz w:val="24"/>
            <w:szCs w:val="24"/>
            <w:lang w:val="en-IN"/>
            <w:rPrChange w:author="Sandhya Rani Buggamolla" w:date="2020-01-31T10:44:13.8878112" w:id="46157741">
              <w:rPr/>
            </w:rPrChange>
          </w:rPr>
          <w:t xml:space="preserve">(if requested in the new joiner form completed by their manager). </w:t>
        </w:r>
      </w:ins>
    </w:p>
    <w:p w:rsidR="13AFFCC6" w:rsidP="13AFFCC6" w:rsidRDefault="13AFFCC6" w14:paraId="755D0398" w14:textId="47C4B888">
      <w:pPr>
        <w:spacing w:line="257" w:lineRule="auto"/>
        <w:jc w:val="both"/>
        <w:rPr>
          <w:ins w:author="Sandhya Rani Buggamolla" w:date="2020-01-31T10:44:13.8878112" w:id="735001627"/>
        </w:rPr>
        <w:pPrChange w:author="Sandhya Rani Buggamolla" w:date="2020-01-31T10:44:13.8878112" w:id="1229373573">
          <w:pPr/>
        </w:pPrChange>
      </w:pPr>
      <w:ins w:author="Sandhya Rani Buggamolla" w:date="2020-01-31T10:44:13.8878112" w:id="1849040744">
        <w:r w:rsidRPr="13AFFCC6" w:rsidR="13AFFCC6">
          <w:rPr>
            <w:rFonts w:ascii="Calibri" w:hAnsi="Calibri" w:eastAsia="Calibri" w:cs="Calibri"/>
            <w:noProof w:val="0"/>
            <w:sz w:val="24"/>
            <w:szCs w:val="24"/>
            <w:lang w:val="en-IN"/>
            <w:rPrChange w:author="Sandhya Rani Buggamolla" w:date="2020-01-31T10:44:13.8878112" w:id="1986927539">
              <w:rPr/>
            </w:rPrChange>
          </w:rPr>
          <w:t xml:space="preserve"> They are then added to the AD group and don’t need to request access separately.</w:t>
        </w:r>
      </w:ins>
    </w:p>
    <w:p w:rsidR="13AFFCC6" w:rsidP="13AFFCC6" w:rsidRDefault="13AFFCC6" w14:paraId="56DB5DBB" w14:textId="47C4B888">
      <w:pPr>
        <w:pStyle w:val="ListParagraph"/>
        <w:spacing w:line="257" w:lineRule="auto"/>
        <w:rPr>
          <w:ins w:author="Sandhya Rani Buggamolla" w:date="2020-01-31T10:44:13.8878112" w:id="592267127"/>
          <w:sz w:val="24"/>
          <w:szCs w:val="24"/>
        </w:rPr>
        <w:pPrChange w:author="Sandhya Rani Buggamolla" w:date="2020-01-31T10:44:13.8878112" w:id="509073398">
          <w:pPr/>
        </w:pPrChange>
      </w:pPr>
      <w:ins w:author="Sandhya Rani Buggamolla" w:date="2020-01-31T10:44:13.8878112" w:id="671202407">
        <w:r w:rsidRPr="13AFFCC6" w:rsidR="13AFFCC6">
          <w:rPr>
            <w:rFonts w:ascii="Calibri" w:hAnsi="Calibri" w:eastAsia="Calibri" w:cs="Calibri"/>
            <w:noProof w:val="0"/>
            <w:sz w:val="24"/>
            <w:szCs w:val="24"/>
            <w:lang w:val="en-IN"/>
            <w:rPrChange w:author="Sandhya Rani Buggamolla" w:date="2020-01-31T10:44:13.8878112" w:id="134383479">
              <w:rPr/>
            </w:rPrChange>
          </w:rPr>
          <w:t xml:space="preserve">If this doesn’t happen their line manager should request access.  </w:t>
        </w:r>
      </w:ins>
    </w:p>
    <w:p w:rsidR="13AFFCC6" w:rsidP="13AFFCC6" w:rsidRDefault="13AFFCC6" w14:paraId="60325F7E" w14:textId="47C4B888">
      <w:pPr>
        <w:spacing w:line="257" w:lineRule="auto"/>
        <w:jc w:val="both"/>
        <w:rPr>
          <w:ins w:author="Sandhya Rani Buggamolla" w:date="2020-01-31T10:44:13.8878112" w:id="791933665"/>
        </w:rPr>
        <w:pPrChange w:author="Sandhya Rani Buggamolla" w:date="2020-01-31T10:44:13.8878112" w:id="1160938664">
          <w:pPr/>
        </w:pPrChange>
      </w:pPr>
      <w:ins w:author="Sandhya Rani Buggamolla" w:date="2020-01-31T10:44:13.8878112" w:id="2065477606">
        <w:r w:rsidRPr="13AFFCC6" w:rsidR="13AFFCC6">
          <w:rPr>
            <w:rFonts w:ascii="Calibri" w:hAnsi="Calibri" w:eastAsia="Calibri" w:cs="Calibri"/>
            <w:b w:val="1"/>
            <w:bCs w:val="1"/>
            <w:noProof w:val="0"/>
            <w:sz w:val="24"/>
            <w:szCs w:val="24"/>
            <w:lang w:val="en-IN"/>
            <w:rPrChange w:author="Sandhya Rani Buggamolla" w:date="2020-01-31T10:44:13.8878112" w:id="758895156">
              <w:rPr/>
            </w:rPrChange>
          </w:rPr>
          <w:t>2a)</w:t>
        </w:r>
        <w:r w:rsidRPr="13AFFCC6" w:rsidR="13AFFCC6">
          <w:rPr>
            <w:rFonts w:ascii="Calibri" w:hAnsi="Calibri" w:eastAsia="Calibri" w:cs="Calibri"/>
            <w:noProof w:val="0"/>
            <w:sz w:val="24"/>
            <w:szCs w:val="24"/>
            <w:lang w:val="en-IN"/>
            <w:rPrChange w:author="Sandhya Rani Buggamolla" w:date="2020-01-31T10:44:13.8878112" w:id="622955962">
              <w:rPr/>
            </w:rPrChange>
          </w:rPr>
          <w:t xml:space="preserve"> If they write directly to Service desk, SD create a ticket that then routes the request to Finance management for their approval before the </w:t>
        </w:r>
      </w:ins>
    </w:p>
    <w:p w:rsidR="13AFFCC6" w:rsidP="13AFFCC6" w:rsidRDefault="13AFFCC6" w14:paraId="3524E17C" w14:textId="47C4B888">
      <w:pPr>
        <w:spacing w:line="257" w:lineRule="auto"/>
        <w:jc w:val="both"/>
        <w:rPr>
          <w:ins w:author="Sandhya Rani Buggamolla" w:date="2020-01-31T10:44:13.8878112" w:id="1218713748"/>
        </w:rPr>
        <w:pPrChange w:author="Sandhya Rani Buggamolla" w:date="2020-01-31T10:44:13.8878112" w:id="632021009">
          <w:pPr/>
        </w:pPrChange>
      </w:pPr>
      <w:ins w:author="Sandhya Rani Buggamolla" w:date="2020-01-31T10:44:13.8878112" w:id="1597979645">
        <w:r w:rsidRPr="13AFFCC6" w:rsidR="13AFFCC6">
          <w:rPr>
            <w:rFonts w:ascii="Calibri" w:hAnsi="Calibri" w:eastAsia="Calibri" w:cs="Calibri"/>
            <w:noProof w:val="0"/>
            <w:sz w:val="24"/>
            <w:szCs w:val="24"/>
            <w:lang w:val="en-IN"/>
            <w:rPrChange w:author="Sandhya Rani Buggamolla" w:date="2020-01-31T10:44:13.8878112" w:id="541782329">
              <w:rPr/>
            </w:rPrChange>
          </w:rPr>
          <w:t xml:space="preserve"> SD analyst adds the user to the AD group (this is the actual approval step).  </w:t>
        </w:r>
      </w:ins>
    </w:p>
    <w:p w:rsidR="13AFFCC6" w:rsidP="13AFFCC6" w:rsidRDefault="13AFFCC6" w14:paraId="1205AD41" w14:textId="47C4B888">
      <w:pPr>
        <w:spacing w:line="257" w:lineRule="auto"/>
        <w:jc w:val="both"/>
        <w:rPr>
          <w:ins w:author="Sandhya Rani Buggamolla" w:date="2020-01-31T10:44:13.8878112" w:id="1714857366"/>
        </w:rPr>
        <w:pPrChange w:author="Sandhya Rani Buggamolla" w:date="2020-01-31T10:44:13.8878112" w:id="749537287">
          <w:pPr/>
        </w:pPrChange>
      </w:pPr>
      <w:ins w:author="Sandhya Rani Buggamolla" w:date="2020-01-31T10:44:13.8878112" w:id="1557499816">
        <w:r w:rsidRPr="13AFFCC6" w:rsidR="13AFFCC6">
          <w:rPr>
            <w:rFonts w:ascii="Calibri" w:hAnsi="Calibri" w:eastAsia="Calibri" w:cs="Calibri"/>
            <w:b w:val="1"/>
            <w:bCs w:val="1"/>
            <w:noProof w:val="0"/>
            <w:sz w:val="24"/>
            <w:szCs w:val="24"/>
            <w:lang w:val="en-IN"/>
            <w:rPrChange w:author="Sandhya Rani Buggamolla" w:date="2020-01-31T10:44:13.8878112" w:id="1518875761">
              <w:rPr/>
            </w:rPrChange>
          </w:rPr>
          <w:t>2b)</w:t>
        </w:r>
        <w:r w:rsidRPr="13AFFCC6" w:rsidR="13AFFCC6">
          <w:rPr>
            <w:rFonts w:ascii="Calibri" w:hAnsi="Calibri" w:eastAsia="Calibri" w:cs="Calibri"/>
            <w:noProof w:val="0"/>
            <w:sz w:val="24"/>
            <w:szCs w:val="24"/>
            <w:lang w:val="en-IN"/>
            <w:rPrChange w:author="Sandhya Rani Buggamolla" w:date="2020-01-31T10:44:13.8878112" w:id="882030448">
              <w:rPr/>
            </w:rPrChange>
          </w:rPr>
          <w:t xml:space="preserve"> If they write directly to FDM support, Team to send an email to SD to raise new ticket for providing the access by taking approval from respective manager beforehand.</w:t>
        </w:r>
      </w:ins>
    </w:p>
    <w:p w:rsidR="13AFFCC6" w:rsidP="13AFFCC6" w:rsidRDefault="13AFFCC6" w14:paraId="181221F5" w14:textId="47C4B888">
      <w:pPr>
        <w:pStyle w:val="ListParagraph"/>
        <w:spacing w:line="257" w:lineRule="auto"/>
        <w:rPr>
          <w:ins w:author="Sandhya Rani Buggamolla" w:date="2020-01-31T10:44:13.8878112" w:id="856378220"/>
          <w:sz w:val="24"/>
          <w:szCs w:val="24"/>
        </w:rPr>
        <w:pPrChange w:author="Sandhya Rani Buggamolla" w:date="2020-01-31T10:44:13.8878112" w:id="1113014970">
          <w:pPr/>
        </w:pPrChange>
      </w:pPr>
      <w:ins w:author="Sandhya Rani Buggamolla" w:date="2020-01-31T10:44:13.8878112" w:id="1458231530">
        <w:r w:rsidRPr="13AFFCC6" w:rsidR="13AFFCC6">
          <w:rPr>
            <w:rFonts w:ascii="Calibri" w:hAnsi="Calibri" w:eastAsia="Calibri" w:cs="Calibri"/>
            <w:noProof w:val="0"/>
            <w:sz w:val="24"/>
            <w:szCs w:val="24"/>
            <w:lang w:val="en-IN"/>
            <w:rPrChange w:author="Sandhya Rani Buggamolla" w:date="2020-01-31T10:44:13.8878112" w:id="648930352">
              <w:rPr/>
            </w:rPrChange>
          </w:rPr>
          <w:t>SD then send notification – sometimes to the requestor and sometimes to the person who gained access and sometimes to both.</w:t>
        </w:r>
      </w:ins>
    </w:p>
    <w:p w:rsidR="13AFFCC6" w:rsidP="13AFFCC6" w:rsidRDefault="13AFFCC6" w14:paraId="15A13E11" w14:textId="47C4B888">
      <w:pPr>
        <w:pStyle w:val="ListParagraph"/>
        <w:spacing w:line="257" w:lineRule="auto"/>
        <w:rPr>
          <w:ins w:author="Sandhya Rani Buggamolla" w:date="2020-01-31T10:44:13.8878112" w:id="576770333"/>
          <w:sz w:val="24"/>
          <w:szCs w:val="24"/>
        </w:rPr>
        <w:pPrChange w:author="Sandhya Rani Buggamolla" w:date="2020-01-31T10:44:13.8878112" w:id="1860548750">
          <w:pPr/>
        </w:pPrChange>
      </w:pPr>
      <w:ins w:author="Sandhya Rani Buggamolla" w:date="2020-01-31T10:44:13.8878112" w:id="1746780568">
        <w:r w:rsidRPr="13AFFCC6" w:rsidR="13AFFCC6">
          <w:rPr>
            <w:rFonts w:ascii="Calibri" w:hAnsi="Calibri" w:eastAsia="Calibri" w:cs="Calibri"/>
            <w:noProof w:val="0"/>
            <w:sz w:val="24"/>
            <w:szCs w:val="24"/>
            <w:lang w:val="en-IN"/>
            <w:rPrChange w:author="Sandhya Rani Buggamolla" w:date="2020-01-31T10:44:13.8878112" w:id="604877130">
              <w:rPr/>
            </w:rPrChange>
          </w:rPr>
          <w:t>Whenever FDM Support receives a request from a user asking to provide access for Sharepoint/Feeds folder, Team to raise request with SD to provide the access to the User by adding them to AD group as below</w:t>
        </w:r>
      </w:ins>
    </w:p>
    <w:p w:rsidR="13AFFCC6" w:rsidP="13AFFCC6" w:rsidRDefault="13AFFCC6" w14:paraId="0B3D69EB" w14:textId="47C4B888">
      <w:pPr>
        <w:pStyle w:val="ListParagraph"/>
        <w:spacing w:line="257" w:lineRule="auto"/>
        <w:rPr>
          <w:ins w:author="Sandhya Rani Buggamolla" w:date="2020-01-31T10:44:13.8878112" w:id="156438673"/>
          <w:sz w:val="24"/>
          <w:szCs w:val="24"/>
        </w:rPr>
        <w:pPrChange w:author="Sandhya Rani Buggamolla" w:date="2020-01-31T10:44:13.8878112" w:id="1493743847">
          <w:pPr/>
        </w:pPrChange>
      </w:pPr>
      <w:ins w:author="Sandhya Rani Buggamolla" w:date="2020-01-31T10:44:13.8878112" w:id="1964720089">
        <w:r w:rsidRPr="13AFFCC6" w:rsidR="13AFFCC6">
          <w:rPr>
            <w:rFonts w:ascii="Calibri" w:hAnsi="Calibri" w:eastAsia="Calibri" w:cs="Calibri"/>
            <w:noProof w:val="0"/>
            <w:sz w:val="24"/>
            <w:szCs w:val="24"/>
            <w:lang w:val="en-IN"/>
            <w:rPrChange w:author="Sandhya Rani Buggamolla" w:date="2020-01-31T10:44:13.8878112" w:id="1910770608">
              <w:rPr/>
            </w:rPrChange>
          </w:rPr>
          <w:t>Whenever FDM Support receives a request from a user asking to provide access for ControlSheets/Posting engine, Team will ask User to provide a mirror account for providing permissions on control sheet and according grant the same.</w:t>
        </w:r>
      </w:ins>
    </w:p>
    <w:p w:rsidR="13AFFCC6" w:rsidP="13AFFCC6" w:rsidRDefault="13AFFCC6" w14:paraId="65A5C33B" w14:textId="47C4B888">
      <w:pPr>
        <w:spacing w:line="257" w:lineRule="auto"/>
        <w:jc w:val="both"/>
        <w:rPr>
          <w:ins w:author="Sandhya Rani Buggamolla" w:date="2020-01-31T10:44:13.8878112" w:id="2135318898"/>
        </w:rPr>
        <w:pPrChange w:author="Sandhya Rani Buggamolla" w:date="2020-01-31T10:44:13.8878112" w:id="745314691">
          <w:pPr/>
        </w:pPrChange>
      </w:pPr>
      <w:ins w:author="Sandhya Rani Buggamolla" w:date="2020-01-31T10:44:13.8878112" w:id="1226102584">
        <w:r w:rsidRPr="13AFFCC6" w:rsidR="13AFFCC6">
          <w:rPr>
            <w:rFonts w:ascii="Calibri" w:hAnsi="Calibri" w:eastAsia="Calibri" w:cs="Calibri"/>
            <w:b w:val="1"/>
            <w:bCs w:val="1"/>
            <w:noProof w:val="0"/>
            <w:sz w:val="24"/>
            <w:szCs w:val="24"/>
            <w:lang w:val="en-IN"/>
            <w:rPrChange w:author="Sandhya Rani Buggamolla" w:date="2020-01-31T10:44:13.8878112" w:id="281756476">
              <w:rPr/>
            </w:rPrChange>
          </w:rPr>
          <w:t xml:space="preserve"> </w:t>
        </w:r>
      </w:ins>
    </w:p>
    <w:p w:rsidR="13AFFCC6" w:rsidP="13AFFCC6" w:rsidRDefault="13AFFCC6" w14:paraId="15EA23C7" w14:textId="47C4B888">
      <w:pPr>
        <w:spacing w:line="257" w:lineRule="auto"/>
        <w:jc w:val="both"/>
        <w:rPr>
          <w:ins w:author="Sandhya Rani Buggamolla" w:date="2020-01-31T10:44:13.8878112" w:id="1756935952"/>
        </w:rPr>
        <w:pPrChange w:author="Sandhya Rani Buggamolla" w:date="2020-01-31T10:44:13.8878112" w:id="936232768">
          <w:pPr/>
        </w:pPrChange>
      </w:pPr>
      <w:ins w:author="Sandhya Rani Buggamolla" w:date="2020-01-31T10:44:13.8878112" w:id="244541745">
        <w:r w:rsidRPr="13AFFCC6" w:rsidR="13AFFCC6">
          <w:rPr>
            <w:rFonts w:ascii="Calibri" w:hAnsi="Calibri" w:eastAsia="Calibri" w:cs="Calibri"/>
            <w:b w:val="1"/>
            <w:bCs w:val="1"/>
            <w:noProof w:val="0"/>
            <w:sz w:val="28"/>
            <w:szCs w:val="28"/>
            <w:lang w:val="en-IN"/>
            <w:rPrChange w:author="Sandhya Rani Buggamolla" w:date="2020-01-31T10:44:13.8878112" w:id="1053351610">
              <w:rPr/>
            </w:rPrChange>
          </w:rPr>
          <w:t xml:space="preserve"> </w:t>
        </w:r>
      </w:ins>
    </w:p>
    <w:p w:rsidR="2A51D67F" w:rsidP="2A51D67F" w:rsidRDefault="2A51D67F" w14:paraId="5E99E851" w14:textId="0C91EAF1">
      <w:pPr>
        <w:spacing w:line="257" w:lineRule="auto"/>
        <w:jc w:val="both"/>
        <w:rPr>
          <w:ins w:author="Sandhya Rani Buggamolla" w:date="2020-01-31T10:46:35.09087" w:id="74424298"/>
          <w:rFonts w:ascii="Calibri" w:hAnsi="Calibri" w:eastAsia="Calibri" w:cs="Calibri"/>
          <w:b w:val="1"/>
          <w:bCs w:val="1"/>
          <w:noProof w:val="0"/>
          <w:sz w:val="28"/>
          <w:szCs w:val="28"/>
          <w:lang w:val="en-IN"/>
          <w:rPrChange w:author="Sandhya Rani Buggamolla" w:date="2020-01-31T10:46:35.09087" w:id="1958612113">
            <w:rPr/>
          </w:rPrChange>
        </w:rPr>
        <w:pPrChange w:author="Sandhya Rani Buggamolla" w:date="2020-01-31T10:46:35.09087" w:id="175094208">
          <w:pPr/>
        </w:pPrChange>
      </w:pPr>
    </w:p>
    <w:p w:rsidR="13AFFCC6" w:rsidP="13AFFCC6" w:rsidRDefault="13AFFCC6" w14:paraId="37721388" w14:textId="47C4B888">
      <w:pPr>
        <w:spacing w:line="257" w:lineRule="auto"/>
        <w:jc w:val="both"/>
        <w:rPr>
          <w:ins w:author="Sandhya Rani Buggamolla" w:date="2020-01-31T10:44:13.8878112" w:id="291540928"/>
        </w:rPr>
        <w:pPrChange w:author="Sandhya Rani Buggamolla" w:date="2020-01-31T10:44:13.8878112" w:id="2110887247">
          <w:pPr/>
        </w:pPrChange>
      </w:pPr>
      <w:ins w:author="Sandhya Rani Buggamolla" w:date="2020-01-31T10:44:13.8878112" w:id="1101655600">
        <w:r w:rsidRPr="13AFFCC6" w:rsidR="13AFFCC6">
          <w:rPr>
            <w:rFonts w:ascii="Calibri" w:hAnsi="Calibri" w:eastAsia="Calibri" w:cs="Calibri"/>
            <w:b w:val="1"/>
            <w:bCs w:val="1"/>
            <w:noProof w:val="0"/>
            <w:sz w:val="28"/>
            <w:szCs w:val="28"/>
            <w:lang w:val="en-IN"/>
            <w:rPrChange w:author="Sandhya Rani Buggamolla" w:date="2020-01-31T10:44:13.8878112" w:id="986456380">
              <w:rPr/>
            </w:rPrChange>
          </w:rPr>
          <w:t xml:space="preserve">AD groups: </w:t>
        </w:r>
      </w:ins>
    </w:p>
    <w:p w:rsidR="13AFFCC6" w:rsidP="13AFFCC6" w:rsidRDefault="13AFFCC6" w14:paraId="57688965" w14:textId="47C4B888">
      <w:pPr>
        <w:spacing w:line="257" w:lineRule="auto"/>
        <w:jc w:val="both"/>
        <w:rPr>
          <w:ins w:author="Sandhya Rani Buggamolla" w:date="2020-01-31T10:44:13.8878112" w:id="823635596"/>
        </w:rPr>
        <w:pPrChange w:author="Sandhya Rani Buggamolla" w:date="2020-01-31T10:44:13.8878112" w:id="146298594">
          <w:pPr/>
        </w:pPrChange>
      </w:pPr>
      <w:ins w:author="Sandhya Rani Buggamolla" w:date="2020-01-31T10:44:13.8878112" w:id="347343125">
        <w:r w:rsidRPr="13AFFCC6" w:rsidR="13AFFCC6">
          <w:rPr>
            <w:rFonts w:ascii="Calibri" w:hAnsi="Calibri" w:eastAsia="Calibri" w:cs="Calibri"/>
            <w:b w:val="1"/>
            <w:bCs w:val="1"/>
            <w:noProof w:val="0"/>
            <w:sz w:val="24"/>
            <w:szCs w:val="24"/>
            <w:lang w:val="en-IN"/>
            <w:rPrChange w:author="Sandhya Rani Buggamolla" w:date="2020-01-31T10:44:13.8878112" w:id="2132947987">
              <w:rPr/>
            </w:rPrChange>
          </w:rPr>
          <w:t xml:space="preserve">View FDM - </w:t>
        </w:r>
        <w:r w:rsidRPr="13AFFCC6" w:rsidR="13AFFCC6">
          <w:rPr>
            <w:rFonts w:ascii="Calibri" w:hAnsi="Calibri" w:eastAsia="Calibri" w:cs="Calibri"/>
            <w:noProof w:val="0"/>
            <w:sz w:val="24"/>
            <w:szCs w:val="24"/>
            <w:lang w:val="en-IN"/>
            <w:rPrChange w:author="Sandhya Rani Buggamolla" w:date="2020-01-31T10:44:13.8878112" w:id="1351011825">
              <w:rPr/>
            </w:rPrChange>
          </w:rPr>
          <w:t>BFL\App.FinanceDataMartCube.RO</w:t>
        </w:r>
      </w:ins>
    </w:p>
    <w:p w:rsidR="13AFFCC6" w:rsidP="13AFFCC6" w:rsidRDefault="13AFFCC6" w14:paraId="4405077C" w14:textId="47C4B888">
      <w:pPr>
        <w:spacing w:line="257" w:lineRule="auto"/>
        <w:jc w:val="both"/>
        <w:rPr>
          <w:ins w:author="Sandhya Rani Buggamolla" w:date="2020-01-31T10:44:13.8878112" w:id="18078832"/>
        </w:rPr>
        <w:pPrChange w:author="Sandhya Rani Buggamolla" w:date="2020-01-31T10:44:13.8878112" w:id="1159598235">
          <w:pPr/>
        </w:pPrChange>
      </w:pPr>
      <w:ins w:author="Sandhya Rani Buggamolla" w:date="2020-01-31T10:44:13.8878112" w:id="1626735804">
        <w:r w:rsidRPr="13AFFCC6" w:rsidR="13AFFCC6">
          <w:rPr>
            <w:rFonts w:ascii="Calibri" w:hAnsi="Calibri" w:eastAsia="Calibri" w:cs="Calibri"/>
            <w:b w:val="1"/>
            <w:bCs w:val="1"/>
            <w:noProof w:val="0"/>
            <w:sz w:val="24"/>
            <w:szCs w:val="24"/>
            <w:lang w:val="en-IN"/>
            <w:rPrChange w:author="Sandhya Rani Buggamolla" w:date="2020-01-31T10:44:13.8878112" w:id="582513545">
              <w:rPr/>
            </w:rPrChange>
          </w:rPr>
          <w:t xml:space="preserve">View TDM - </w:t>
        </w:r>
        <w:r w:rsidRPr="13AFFCC6" w:rsidR="13AFFCC6">
          <w:rPr>
            <w:rFonts w:ascii="Calibri" w:hAnsi="Calibri" w:eastAsia="Calibri" w:cs="Calibri"/>
            <w:noProof w:val="0"/>
            <w:sz w:val="24"/>
            <w:szCs w:val="24"/>
            <w:lang w:val="en-IN"/>
            <w:rPrChange w:author="Sandhya Rani Buggamolla" w:date="2020-01-31T10:44:13.8878112" w:id="1184033709">
              <w:rPr/>
            </w:rPrChange>
          </w:rPr>
          <w:t>BFL\App.TriangleDataMartCube.RO</w:t>
        </w:r>
      </w:ins>
    </w:p>
    <w:p w:rsidR="13AFFCC6" w:rsidP="13AFFCC6" w:rsidRDefault="13AFFCC6" w14:paraId="1B9F48E1" w14:textId="47C4B888">
      <w:pPr>
        <w:spacing w:line="257" w:lineRule="auto"/>
        <w:jc w:val="both"/>
        <w:rPr>
          <w:ins w:author="Sandhya Rani Buggamolla" w:date="2020-01-31T10:44:13.8878112" w:id="1285760809"/>
        </w:rPr>
        <w:pPrChange w:author="Sandhya Rani Buggamolla" w:date="2020-01-31T10:44:13.8878112" w:id="778495368">
          <w:pPr/>
        </w:pPrChange>
      </w:pPr>
      <w:ins w:author="Sandhya Rani Buggamolla" w:date="2020-01-31T10:44:13.8878112" w:id="215163332">
        <w:r w:rsidRPr="13AFFCC6" w:rsidR="13AFFCC6">
          <w:rPr>
            <w:rFonts w:ascii="Calibri" w:hAnsi="Calibri" w:eastAsia="Calibri" w:cs="Calibri"/>
            <w:b w:val="1"/>
            <w:bCs w:val="1"/>
            <w:noProof w:val="0"/>
            <w:sz w:val="24"/>
            <w:szCs w:val="24"/>
            <w:lang w:val="en-IN"/>
            <w:rPrChange w:author="Sandhya Rani Buggamolla" w:date="2020-01-31T10:44:13.8878112" w:id="1822974373">
              <w:rPr/>
            </w:rPrChange>
          </w:rPr>
          <w:t xml:space="preserve">Feeds folder - </w:t>
        </w:r>
        <w:r w:rsidRPr="13AFFCC6" w:rsidR="13AFFCC6">
          <w:rPr>
            <w:rFonts w:ascii="Calibri" w:hAnsi="Calibri" w:eastAsia="Calibri" w:cs="Calibri"/>
            <w:noProof w:val="0"/>
            <w:sz w:val="24"/>
            <w:szCs w:val="24"/>
            <w:lang w:val="en-IN"/>
            <w:rPrChange w:author="Sandhya Rani Buggamolla" w:date="2020-01-31T10:44:13.8878112" w:id="1780743203">
              <w:rPr/>
            </w:rPrChange>
          </w:rPr>
          <w:t>\\bfl.local\uk\Groups\Finance\Reporting\FDM\Feeds</w:t>
        </w:r>
      </w:ins>
    </w:p>
    <w:p w:rsidR="13AFFCC6" w:rsidP="13AFFCC6" w:rsidRDefault="13AFFCC6" w14:paraId="615C0AD2" w14:textId="47C4B888">
      <w:pPr>
        <w:spacing w:line="257" w:lineRule="auto"/>
        <w:jc w:val="both"/>
        <w:rPr>
          <w:ins w:author="Sandhya Rani Buggamolla" w:date="2020-01-31T10:44:13.8878112" w:id="874310744"/>
        </w:rPr>
        <w:pPrChange w:author="Sandhya Rani Buggamolla" w:date="2020-01-31T10:44:13.8878112" w:id="761702036">
          <w:pPr/>
        </w:pPrChange>
      </w:pPr>
      <w:ins w:author="Sandhya Rani Buggamolla" w:date="2020-01-31T10:44:13.8878112" w:id="617713891">
        <w:r w:rsidRPr="13AFFCC6" w:rsidR="13AFFCC6">
          <w:rPr>
            <w:rFonts w:ascii="Calibri" w:hAnsi="Calibri" w:eastAsia="Calibri" w:cs="Calibri"/>
            <w:b w:val="1"/>
            <w:bCs w:val="1"/>
            <w:noProof w:val="0"/>
            <w:sz w:val="24"/>
            <w:szCs w:val="24"/>
            <w:lang w:val="en-IN"/>
            <w:rPrChange w:author="Sandhya Rani Buggamolla" w:date="2020-01-31T10:44:13.8878112" w:id="331397232">
              <w:rPr/>
            </w:rPrChange>
          </w:rPr>
          <w:t xml:space="preserve">ViewSharepoint/ViewControlsheets- </w:t>
        </w:r>
        <w:r w:rsidRPr="13AFFCC6" w:rsidR="13AFFCC6">
          <w:rPr>
            <w:rFonts w:ascii="Calibri" w:hAnsi="Calibri" w:eastAsia="Calibri" w:cs="Calibri"/>
            <w:noProof w:val="0"/>
            <w:sz w:val="24"/>
            <w:szCs w:val="24"/>
            <w:lang w:val="en-IN"/>
            <w:rPrChange w:author="Sandhya Rani Buggamolla" w:date="2020-01-31T10:44:13.8878112" w:id="1237119285">
              <w:rPr/>
            </w:rPrChange>
          </w:rPr>
          <w:t>BFL\sec.w2kfileserver.groups.finance.reporting.fdm.feeds-rw</w:t>
        </w:r>
        <w:r w:rsidRPr="13AFFCC6" w:rsidR="13AFFCC6">
          <w:rPr>
            <w:rFonts w:ascii="Calibri" w:hAnsi="Calibri" w:eastAsia="Calibri" w:cs="Calibri"/>
            <w:b w:val="1"/>
            <w:bCs w:val="1"/>
            <w:noProof w:val="0"/>
            <w:sz w:val="24"/>
            <w:szCs w:val="24"/>
            <w:lang w:val="en-IN"/>
            <w:rPrChange w:author="Sandhya Rani Buggamolla" w:date="2020-01-31T10:44:13.8878112" w:id="136715757">
              <w:rPr/>
            </w:rPrChange>
          </w:rPr>
          <w:t xml:space="preserve"> </w:t>
        </w:r>
      </w:ins>
    </w:p>
    <w:p w:rsidR="13AFFCC6" w:rsidP="13AFFCC6" w:rsidRDefault="13AFFCC6" w14:paraId="5FBC6851" w14:textId="47C4B888">
      <w:pPr>
        <w:spacing w:line="257" w:lineRule="auto"/>
        <w:jc w:val="both"/>
        <w:rPr>
          <w:ins w:author="Sandhya Rani Buggamolla" w:date="2020-01-31T10:44:13.8878112" w:id="641473530"/>
        </w:rPr>
        <w:pPrChange w:author="Sandhya Rani Buggamolla" w:date="2020-01-31T10:44:13.8878112" w:id="760324188">
          <w:pPr/>
        </w:pPrChange>
      </w:pPr>
      <w:ins w:author="Sandhya Rani Buggamolla" w:date="2020-01-31T10:44:13.8878112" w:id="404879920">
        <w:r w:rsidRPr="13AFFCC6" w:rsidR="13AFFCC6">
          <w:rPr>
            <w:rFonts w:ascii="Calibri" w:hAnsi="Calibri" w:eastAsia="Calibri" w:cs="Calibri"/>
            <w:b w:val="1"/>
            <w:bCs w:val="1"/>
            <w:noProof w:val="0"/>
            <w:sz w:val="24"/>
            <w:szCs w:val="24"/>
            <w:lang w:val="en-IN"/>
            <w:rPrChange w:author="Sandhya Rani Buggamolla" w:date="2020-01-31T10:44:13.8878112" w:id="1860181231">
              <w:rPr/>
            </w:rPrChange>
          </w:rPr>
          <w:t xml:space="preserve">Access Control sheets(process which are inside control sheets) – </w:t>
        </w:r>
        <w:r w:rsidRPr="13AFFCC6" w:rsidR="13AFFCC6">
          <w:rPr>
            <w:rFonts w:ascii="Calibri" w:hAnsi="Calibri" w:eastAsia="Calibri" w:cs="Calibri"/>
            <w:noProof w:val="0"/>
            <w:sz w:val="24"/>
            <w:szCs w:val="24"/>
            <w:lang w:val="en-IN"/>
            <w:rPrChange w:author="Sandhya Rani Buggamolla" w:date="2020-01-31T10:44:13.8878112" w:id="1503562665">
              <w:rPr/>
            </w:rPrChange>
          </w:rPr>
          <w:t>Permissions given by</w:t>
        </w:r>
        <w:r w:rsidRPr="13AFFCC6" w:rsidR="13AFFCC6">
          <w:rPr>
            <w:rFonts w:ascii="Calibri" w:hAnsi="Calibri" w:eastAsia="Calibri" w:cs="Calibri"/>
            <w:b w:val="1"/>
            <w:bCs w:val="1"/>
            <w:noProof w:val="0"/>
            <w:sz w:val="24"/>
            <w:szCs w:val="24"/>
            <w:lang w:val="en-IN"/>
            <w:rPrChange w:author="Sandhya Rani Buggamolla" w:date="2020-01-31T10:44:13.8878112" w:id="1352002808">
              <w:rPr/>
            </w:rPrChange>
          </w:rPr>
          <w:t xml:space="preserve"> </w:t>
        </w:r>
        <w:r w:rsidRPr="13AFFCC6" w:rsidR="13AFFCC6">
          <w:rPr>
            <w:rFonts w:ascii="Calibri" w:hAnsi="Calibri" w:eastAsia="Calibri" w:cs="Calibri"/>
            <w:noProof w:val="0"/>
            <w:sz w:val="24"/>
            <w:szCs w:val="24"/>
            <w:lang w:val="en-IN"/>
            <w:rPrChange w:author="Sandhya Rani Buggamolla" w:date="2020-01-31T10:44:13.8878112" w:id="1927271944">
              <w:rPr/>
            </w:rPrChange>
          </w:rPr>
          <w:t>FDM team</w:t>
        </w:r>
      </w:ins>
    </w:p>
    <w:p w:rsidR="13AFFCC6" w:rsidP="13AFFCC6" w:rsidRDefault="13AFFCC6" w14:paraId="4E7ACA80" w14:textId="47C4B888">
      <w:pPr>
        <w:spacing w:line="257" w:lineRule="auto"/>
        <w:jc w:val="both"/>
        <w:rPr>
          <w:ins w:author="Sandhya Rani Buggamolla" w:date="2020-01-31T10:44:13.8878112" w:id="312661291"/>
        </w:rPr>
        <w:pPrChange w:author="Sandhya Rani Buggamolla" w:date="2020-01-31T10:44:13.8878112" w:id="1480286724">
          <w:pPr/>
        </w:pPrChange>
      </w:pPr>
      <w:ins w:author="Sandhya Rani Buggamolla" w:date="2020-01-31T10:44:13.8878112" w:id="108718555">
        <w:r w:rsidRPr="13AFFCC6" w:rsidR="13AFFCC6">
          <w:rPr>
            <w:rFonts w:ascii="Calibri" w:hAnsi="Calibri" w:eastAsia="Calibri" w:cs="Calibri"/>
            <w:b w:val="1"/>
            <w:bCs w:val="1"/>
            <w:noProof w:val="0"/>
            <w:sz w:val="24"/>
            <w:szCs w:val="24"/>
            <w:lang w:val="en-IN"/>
            <w:rPrChange w:author="Sandhya Rani Buggamolla" w:date="2020-01-31T10:44:13.8878112" w:id="1226732918">
              <w:rPr/>
            </w:rPrChange>
          </w:rPr>
          <w:t xml:space="preserve">Use the posting engine - </w:t>
        </w:r>
        <w:r w:rsidRPr="13AFFCC6" w:rsidR="13AFFCC6">
          <w:rPr>
            <w:rFonts w:ascii="Calibri" w:hAnsi="Calibri" w:eastAsia="Calibri" w:cs="Calibri"/>
            <w:noProof w:val="0"/>
            <w:sz w:val="24"/>
            <w:szCs w:val="24"/>
            <w:lang w:val="en-IN"/>
            <w:rPrChange w:author="Sandhya Rani Buggamolla" w:date="2020-01-31T10:44:13.8878112" w:id="1979255749">
              <w:rPr/>
            </w:rPrChange>
          </w:rPr>
          <w:t>Permissions given by</w:t>
        </w:r>
        <w:r w:rsidRPr="13AFFCC6" w:rsidR="13AFFCC6">
          <w:rPr>
            <w:rFonts w:ascii="Calibri" w:hAnsi="Calibri" w:eastAsia="Calibri" w:cs="Calibri"/>
            <w:b w:val="1"/>
            <w:bCs w:val="1"/>
            <w:noProof w:val="0"/>
            <w:sz w:val="24"/>
            <w:szCs w:val="24"/>
            <w:lang w:val="en-IN"/>
            <w:rPrChange w:author="Sandhya Rani Buggamolla" w:date="2020-01-31T10:44:13.8878112" w:id="559758783">
              <w:rPr/>
            </w:rPrChange>
          </w:rPr>
          <w:t xml:space="preserve"> </w:t>
        </w:r>
        <w:r w:rsidRPr="13AFFCC6" w:rsidR="13AFFCC6">
          <w:rPr>
            <w:rFonts w:ascii="Calibri" w:hAnsi="Calibri" w:eastAsia="Calibri" w:cs="Calibri"/>
            <w:noProof w:val="0"/>
            <w:sz w:val="24"/>
            <w:szCs w:val="24"/>
            <w:lang w:val="en-IN"/>
            <w:rPrChange w:author="Sandhya Rani Buggamolla" w:date="2020-01-31T10:44:13.8878112" w:id="1347445253">
              <w:rPr/>
            </w:rPrChange>
          </w:rPr>
          <w:t>FDM team</w:t>
        </w:r>
      </w:ins>
    </w:p>
    <w:p w:rsidR="13AFFCC6" w:rsidP="13AFFCC6" w:rsidRDefault="13AFFCC6" w14:paraId="629C2504" w14:textId="47C4B888">
      <w:pPr>
        <w:spacing w:line="257" w:lineRule="auto"/>
        <w:jc w:val="both"/>
        <w:rPr>
          <w:ins w:author="Sandhya Rani Buggamolla" w:date="2020-01-31T10:44:13.8878112" w:id="822467790"/>
        </w:rPr>
        <w:pPrChange w:author="Sandhya Rani Buggamolla" w:date="2020-01-31T10:44:13.8878112" w:id="975720663">
          <w:pPr/>
        </w:pPrChange>
      </w:pPr>
      <w:ins w:author="Sandhya Rani Buggamolla" w:date="2020-01-31T10:44:13.8878112" w:id="1846726578">
        <w:r w:rsidRPr="13AFFCC6" w:rsidR="13AFFCC6">
          <w:rPr>
            <w:rFonts w:ascii="Calibri" w:hAnsi="Calibri" w:eastAsia="Calibri" w:cs="Calibri"/>
            <w:b w:val="1"/>
            <w:bCs w:val="1"/>
            <w:noProof w:val="0"/>
            <w:sz w:val="24"/>
            <w:szCs w:val="24"/>
            <w:lang w:val="en-IN"/>
            <w:rPrChange w:author="Sandhya Rani Buggamolla" w:date="2020-01-31T10:44:13.8878112" w:id="1708764629">
              <w:rPr/>
            </w:rPrChange>
          </w:rPr>
          <w:t xml:space="preserve"> </w:t>
        </w:r>
      </w:ins>
    </w:p>
    <w:p w:rsidR="13AFFCC6" w:rsidP="13AFFCC6" w:rsidRDefault="13AFFCC6" w14:paraId="4BFA3847" w14:textId="47C4B888">
      <w:pPr>
        <w:spacing w:line="257" w:lineRule="auto"/>
        <w:jc w:val="both"/>
        <w:rPr>
          <w:ins w:author="Sandhya Rani Buggamolla" w:date="2020-01-31T10:44:13.8878112" w:id="873363691"/>
        </w:rPr>
        <w:pPrChange w:author="Sandhya Rani Buggamolla" w:date="2020-01-31T10:44:13.8878112" w:id="2123676396">
          <w:pPr/>
        </w:pPrChange>
      </w:pPr>
      <w:ins w:author="Sandhya Rani Buggamolla" w:date="2020-01-31T10:44:13.8878112" w:id="838188278">
        <w:r w:rsidRPr="13AFFCC6" w:rsidR="13AFFCC6">
          <w:rPr>
            <w:rFonts w:ascii="Calibri" w:hAnsi="Calibri" w:eastAsia="Calibri" w:cs="Calibri"/>
            <w:b w:val="1"/>
            <w:bCs w:val="1"/>
            <w:noProof w:val="0"/>
            <w:sz w:val="32"/>
            <w:szCs w:val="32"/>
            <w:lang w:val="en-IN"/>
            <w:rPrChange w:author="Sandhya Rani Buggamolla" w:date="2020-01-31T10:44:13.8878112" w:id="1260742042">
              <w:rPr/>
            </w:rPrChange>
          </w:rPr>
          <w:t>Frequently Asked Questions to Client:</w:t>
        </w:r>
      </w:ins>
    </w:p>
    <w:p w:rsidR="13AFFCC6" w:rsidP="13AFFCC6" w:rsidRDefault="13AFFCC6" w14:paraId="1EAA4464" w14:textId="47C4B888">
      <w:pPr>
        <w:pStyle w:val="ListParagraph"/>
        <w:spacing w:line="257" w:lineRule="auto"/>
        <w:rPr>
          <w:ins w:author="Sandhya Rani Buggamolla" w:date="2020-01-31T10:44:13.8878112" w:id="1378416140"/>
          <w:sz w:val="24"/>
          <w:szCs w:val="24"/>
        </w:rPr>
        <w:pPrChange w:author="Sandhya Rani Buggamolla" w:date="2020-01-31T10:44:13.8878112" w:id="2107627343">
          <w:pPr/>
        </w:pPrChange>
      </w:pPr>
      <w:ins w:author="Sandhya Rani Buggamolla" w:date="2020-01-31T10:44:13.8878112" w:id="2071664952">
        <w:r w:rsidRPr="13AFFCC6" w:rsidR="13AFFCC6">
          <w:rPr>
            <w:rFonts w:ascii="Calibri" w:hAnsi="Calibri" w:eastAsia="Calibri" w:cs="Calibri"/>
            <w:noProof w:val="0"/>
            <w:sz w:val="24"/>
            <w:szCs w:val="24"/>
            <w:lang w:val="en-IN"/>
            <w:rPrChange w:author="Sandhya Rani Buggamolla" w:date="2020-01-31T10:44:13.8878112" w:id="1493173356">
              <w:rPr/>
            </w:rPrChange>
          </w:rPr>
          <w:t>For which Process code did the User has committed the Posting?</w:t>
        </w:r>
      </w:ins>
    </w:p>
    <w:p w:rsidR="13AFFCC6" w:rsidP="13AFFCC6" w:rsidRDefault="13AFFCC6" w14:paraId="58227838" w14:textId="47C4B888">
      <w:pPr>
        <w:pStyle w:val="ListParagraph"/>
        <w:spacing w:line="257" w:lineRule="auto"/>
        <w:rPr>
          <w:ins w:author="Sandhya Rani Buggamolla" w:date="2020-01-31T10:44:13.8878112" w:id="418755676"/>
          <w:sz w:val="24"/>
          <w:szCs w:val="24"/>
        </w:rPr>
        <w:pPrChange w:author="Sandhya Rani Buggamolla" w:date="2020-01-31T10:44:13.8878112" w:id="2013420173">
          <w:pPr/>
        </w:pPrChange>
      </w:pPr>
      <w:ins w:author="Sandhya Rani Buggamolla" w:date="2020-01-31T10:44:13.8878112" w:id="1371245951">
        <w:r w:rsidRPr="13AFFCC6" w:rsidR="13AFFCC6">
          <w:rPr>
            <w:rFonts w:ascii="Calibri" w:hAnsi="Calibri" w:eastAsia="Calibri" w:cs="Calibri"/>
            <w:noProof w:val="0"/>
            <w:sz w:val="24"/>
            <w:szCs w:val="24"/>
            <w:lang w:val="en-IN"/>
            <w:rPrChange w:author="Sandhya Rani Buggamolla" w:date="2020-01-31T10:44:13.8878112" w:id="476701081">
              <w:rPr/>
            </w:rPrChange>
          </w:rPr>
          <w:t>Has the User loaded the data into the FDM before committing the Posting?</w:t>
        </w:r>
      </w:ins>
    </w:p>
    <w:p w:rsidR="13AFFCC6" w:rsidP="13AFFCC6" w:rsidRDefault="13AFFCC6" w14:paraId="3FE2C57F" w14:textId="47C4B888">
      <w:pPr>
        <w:pStyle w:val="ListParagraph"/>
        <w:spacing w:line="257" w:lineRule="auto"/>
        <w:rPr>
          <w:ins w:author="Sandhya Rani Buggamolla" w:date="2020-01-31T10:44:13.8878112" w:id="399274047"/>
          <w:sz w:val="24"/>
          <w:szCs w:val="24"/>
        </w:rPr>
        <w:pPrChange w:author="Sandhya Rani Buggamolla" w:date="2020-01-31T10:44:13.8878112" w:id="1404245412">
          <w:pPr/>
        </w:pPrChange>
      </w:pPr>
      <w:ins w:author="Sandhya Rani Buggamolla" w:date="2020-01-31T10:44:13.8878112" w:id="123173139">
        <w:r w:rsidRPr="13AFFCC6" w:rsidR="13AFFCC6">
          <w:rPr>
            <w:rFonts w:ascii="Calibri" w:hAnsi="Calibri" w:eastAsia="Calibri" w:cs="Calibri"/>
            <w:noProof w:val="0"/>
            <w:sz w:val="24"/>
            <w:szCs w:val="24"/>
            <w:lang w:val="en-IN"/>
            <w:rPrChange w:author="Sandhya Rani Buggamolla" w:date="2020-01-31T10:44:13.8878112" w:id="1377994384">
              <w:rPr/>
            </w:rPrChange>
          </w:rPr>
          <w:t>Has the User verified the values after loading/posting data ?</w:t>
        </w:r>
      </w:ins>
    </w:p>
    <w:p w:rsidR="13AFFCC6" w:rsidP="13AFFCC6" w:rsidRDefault="13AFFCC6" w14:paraId="5334F7B9" w14:textId="47C4B888">
      <w:pPr>
        <w:pStyle w:val="ListParagraph"/>
        <w:spacing w:line="257" w:lineRule="auto"/>
        <w:rPr>
          <w:ins w:author="Sandhya Rani Buggamolla" w:date="2020-01-31T10:44:13.8878112" w:id="1948971101"/>
          <w:sz w:val="24"/>
          <w:szCs w:val="24"/>
        </w:rPr>
        <w:pPrChange w:author="Sandhya Rani Buggamolla" w:date="2020-01-31T10:44:13.8878112" w:id="596241455">
          <w:pPr/>
        </w:pPrChange>
      </w:pPr>
      <w:ins w:author="Sandhya Rani Buggamolla" w:date="2020-01-31T10:44:13.8878112" w:id="2026349386">
        <w:r w:rsidRPr="13AFFCC6" w:rsidR="13AFFCC6">
          <w:rPr>
            <w:rFonts w:ascii="Calibri" w:hAnsi="Calibri" w:eastAsia="Calibri" w:cs="Calibri"/>
            <w:noProof w:val="0"/>
            <w:sz w:val="24"/>
            <w:szCs w:val="24"/>
            <w:lang w:val="en-IN"/>
            <w:rPrChange w:author="Sandhya Rani Buggamolla" w:date="2020-01-31T10:44:13.8878112" w:id="106444777">
              <w:rPr/>
            </w:rPrChange>
          </w:rPr>
          <w:t>Has the User posted the data for all process codes(if more than one Process code selected) that was chosen by User during the Load?</w:t>
        </w:r>
      </w:ins>
    </w:p>
    <w:p w:rsidR="13AFFCC6" w:rsidP="13AFFCC6" w:rsidRDefault="13AFFCC6" w14:paraId="68E23CFD" w14:textId="47C4B888">
      <w:pPr>
        <w:pStyle w:val="ListParagraph"/>
        <w:spacing w:line="257" w:lineRule="auto"/>
        <w:rPr>
          <w:ins w:author="Sandhya Rani Buggamolla" w:date="2020-01-31T10:44:13.8878112" w:id="732030452"/>
          <w:sz w:val="24"/>
          <w:szCs w:val="24"/>
        </w:rPr>
        <w:pPrChange w:author="Sandhya Rani Buggamolla" w:date="2020-01-31T10:44:13.8878112" w:id="305052600">
          <w:pPr/>
        </w:pPrChange>
      </w:pPr>
      <w:ins w:author="Sandhya Rani Buggamolla" w:date="2020-01-31T10:44:13.8878112" w:id="2085799203">
        <w:r w:rsidRPr="13AFFCC6" w:rsidR="13AFFCC6">
          <w:rPr>
            <w:rFonts w:ascii="Calibri" w:hAnsi="Calibri" w:eastAsia="Calibri" w:cs="Calibri"/>
            <w:noProof w:val="0"/>
            <w:sz w:val="24"/>
            <w:szCs w:val="24"/>
            <w:lang w:val="en-IN"/>
            <w:rPrChange w:author="Sandhya Rani Buggamolla" w:date="2020-01-31T10:44:13.8878112" w:id="1729471998">
              <w:rPr/>
            </w:rPrChange>
          </w:rPr>
          <w:t>For which Process code/ Account code/ Entity code did the user has run Load/Post ?</w:t>
        </w:r>
      </w:ins>
    </w:p>
    <w:p w:rsidR="13AFFCC6" w:rsidP="13AFFCC6" w:rsidRDefault="13AFFCC6" w14:paraId="769740EB" w14:textId="47C4B888">
      <w:pPr>
        <w:spacing w:line="257" w:lineRule="auto"/>
        <w:jc w:val="both"/>
        <w:rPr>
          <w:ins w:author="Sandhya Rani Buggamolla" w:date="2020-01-31T10:44:13.8878112" w:id="1483693884"/>
        </w:rPr>
        <w:pPrChange w:author="Sandhya Rani Buggamolla" w:date="2020-01-31T10:44:13.8878112" w:id="51842954">
          <w:pPr/>
        </w:pPrChange>
      </w:pPr>
      <w:ins w:author="Sandhya Rani Buggamolla" w:date="2020-01-31T10:44:13.8878112" w:id="575434775">
        <w:r w:rsidRPr="13AFFCC6" w:rsidR="13AFFCC6">
          <w:rPr>
            <w:rFonts w:ascii="Calibri" w:hAnsi="Calibri" w:eastAsia="Calibri" w:cs="Calibri"/>
            <w:b w:val="1"/>
            <w:bCs w:val="1"/>
            <w:noProof w:val="0"/>
            <w:sz w:val="24"/>
            <w:szCs w:val="24"/>
            <w:lang w:val="en-IN"/>
            <w:rPrChange w:author="Sandhya Rani Buggamolla" w:date="2020-01-31T10:44:13.8878112" w:id="1933465020">
              <w:rPr/>
            </w:rPrChange>
          </w:rPr>
          <w:t xml:space="preserve"> </w:t>
        </w:r>
      </w:ins>
    </w:p>
    <w:p w:rsidR="13AFFCC6" w:rsidP="13AFFCC6" w:rsidRDefault="13AFFCC6" w14:paraId="6B911D77" w14:textId="47C4B888">
      <w:pPr>
        <w:spacing w:line="257" w:lineRule="auto"/>
        <w:jc w:val="both"/>
        <w:rPr>
          <w:ins w:author="Sandhya Rani Buggamolla" w:date="2020-01-31T10:44:13.8878112" w:id="478639117"/>
          <w:rFonts w:ascii="Calibri" w:hAnsi="Calibri" w:eastAsia="Calibri" w:cs="Calibri"/>
          <w:b w:val="1"/>
          <w:bCs w:val="1"/>
          <w:noProof w:val="0"/>
          <w:sz w:val="24"/>
          <w:szCs w:val="24"/>
          <w:lang w:val="en-IN"/>
          <w:rPrChange w:author="Sandhya Rani Buggamolla" w:date="2020-01-31T10:44:13.8878112" w:id="599439189">
            <w:rPr/>
          </w:rPrChange>
        </w:rPr>
        <w:pPrChange w:author="Sandhya Rani Buggamolla" w:date="2020-01-31T10:44:13.8878112" w:id="1527369916">
          <w:pPr/>
        </w:pPrChange>
      </w:pPr>
    </w:p>
    <w:p w:rsidR="13AFFCC6" w:rsidP="13AFFCC6" w:rsidRDefault="13AFFCC6" w14:paraId="4E7980EB" w14:textId="47C4B888">
      <w:pPr>
        <w:pStyle w:val="Normal"/>
        <w:rPr>
          <w:sz w:val="24"/>
          <w:szCs w:val="24"/>
          <w:rPrChange w:author="Sandhya Rani Buggamolla" w:date="2020-01-31T10:44:13.8878112" w:id="836142883">
            <w:rPr/>
          </w:rPrChange>
        </w:rPr>
        <w:pPrChange w:author="Sandhya Rani Buggamolla" w:date="2020-01-31T10:44:13.8878112" w:id="1295783821">
          <w:pPr/>
        </w:pPrChange>
      </w:pPr>
    </w:p>
    <w:p w:rsidR="14F222BA" w:rsidP="14F222BA" w:rsidRDefault="14F222BA" w14:paraId="59E75148" w14:textId="432CD98D">
      <w:pPr>
        <w:pStyle w:val="Normal"/>
        <w:rPr>
          <w:ins w:author="Sandhya Rani Buggamolla" w:date="2020-01-31T10:28:24.1102178" w:id="499290488"/>
          <w:sz w:val="24"/>
          <w:szCs w:val="24"/>
          <w:rPrChange w:author="Sandhya Rani Buggamolla" w:date="2020-01-31T10:28:24.1102178" w:id="1876259276">
            <w:rPr/>
          </w:rPrChange>
        </w:rPr>
        <w:pPrChange w:author="Sandhya Rani Buggamolla" w:date="2020-01-31T10:28:24.1102178" w:id="1685336916">
          <w:pPr/>
        </w:pPrChange>
      </w:pPr>
    </w:p>
    <w:p w:rsidR="14F222BA" w:rsidP="14F222BA" w:rsidRDefault="14F222BA" w14:paraId="48EACD3C" w14:textId="724F7E27">
      <w:pPr>
        <w:pStyle w:val="Normal"/>
        <w:rPr>
          <w:ins w:author="Sandhya Rani Buggamolla" w:date="2020-01-31T10:28:24.1102178" w:id="1473385195"/>
          <w:sz w:val="24"/>
          <w:szCs w:val="24"/>
          <w:rPrChange w:author="Sandhya Rani Buggamolla" w:date="2020-01-31T10:28:24.1102178" w:id="48709671">
            <w:rPr/>
          </w:rPrChange>
        </w:rPr>
        <w:pPrChange w:author="Sandhya Rani Buggamolla" w:date="2020-01-31T10:28:24.1102178" w:id="568664199">
          <w:pPr/>
        </w:pPrChange>
      </w:pPr>
    </w:p>
    <w:p w:rsidR="14F222BA" w:rsidP="14F222BA" w:rsidRDefault="14F222BA" w14:paraId="7499C9B8" w14:textId="57EE506A">
      <w:pPr>
        <w:pStyle w:val="Normal"/>
        <w:rPr>
          <w:ins w:author="Sandhya Rani Buggamolla" w:date="2020-01-31T10:28:24.1102178" w:id="639296793"/>
          <w:sz w:val="24"/>
          <w:szCs w:val="24"/>
          <w:rPrChange w:author="Sandhya Rani Buggamolla" w:date="2020-01-31T10:28:24.1102178" w:id="1805103131">
            <w:rPr/>
          </w:rPrChange>
        </w:rPr>
        <w:pPrChange w:author="Sandhya Rani Buggamolla" w:date="2020-01-31T10:28:24.1102178" w:id="806362119">
          <w:pPr/>
        </w:pPrChange>
      </w:pPr>
    </w:p>
    <w:p w:rsidR="14F222BA" w:rsidP="14F222BA" w:rsidRDefault="14F222BA" w14:paraId="4DE1A8EC" w14:textId="7F5FE199">
      <w:pPr>
        <w:pStyle w:val="Normal"/>
        <w:rPr>
          <w:ins w:author="Sandhya Rani Buggamolla" w:date="2020-01-31T10:28:24.1102178" w:id="161301311"/>
          <w:sz w:val="24"/>
          <w:szCs w:val="24"/>
          <w:rPrChange w:author="Sandhya Rani Buggamolla" w:date="2020-01-31T10:28:24.1102178" w:id="1892072262">
            <w:rPr/>
          </w:rPrChange>
        </w:rPr>
        <w:pPrChange w:author="Sandhya Rani Buggamolla" w:date="2020-01-31T10:28:24.1102178" w:id="85206491">
          <w:pPr/>
        </w:pPrChange>
      </w:pPr>
    </w:p>
    <w:p w:rsidR="14F222BA" w:rsidP="14F222BA" w:rsidRDefault="14F222BA" w14:paraId="6BEB233C" w14:textId="7253CE88">
      <w:pPr>
        <w:pStyle w:val="Normal"/>
        <w:rPr>
          <w:ins w:author="Sandhya Rani Buggamolla" w:date="2020-01-31T10:28:24.1102178" w:id="978482125"/>
          <w:sz w:val="24"/>
          <w:szCs w:val="24"/>
          <w:rPrChange w:author="Sandhya Rani Buggamolla" w:date="2020-01-31T10:28:24.1102178" w:id="2103734310">
            <w:rPr/>
          </w:rPrChange>
        </w:rPr>
        <w:pPrChange w:author="Sandhya Rani Buggamolla" w:date="2020-01-31T10:28:24.1102178" w:id="525315424">
          <w:pPr/>
        </w:pPrChange>
      </w:pPr>
    </w:p>
    <w:p w:rsidR="14F222BA" w:rsidP="14F222BA" w:rsidRDefault="14F222BA" w14:paraId="1212B7D1" w14:textId="2C149DCE">
      <w:pPr>
        <w:pStyle w:val="Normal"/>
        <w:rPr>
          <w:ins w:author="Sandhya Rani Buggamolla" w:date="2020-01-31T10:28:24.1102178" w:id="1801082277"/>
          <w:sz w:val="24"/>
          <w:szCs w:val="24"/>
          <w:rPrChange w:author="Sandhya Rani Buggamolla" w:date="2020-01-31T10:28:24.1102178" w:id="78015675">
            <w:rPr/>
          </w:rPrChange>
        </w:rPr>
        <w:pPrChange w:author="Sandhya Rani Buggamolla" w:date="2020-01-31T10:28:24.1102178" w:id="698258820">
          <w:pPr/>
        </w:pPrChange>
      </w:pPr>
    </w:p>
    <w:p w:rsidR="14F222BA" w:rsidP="14F222BA" w:rsidRDefault="14F222BA" w14:paraId="2044424C" w14:textId="098600A9">
      <w:pPr>
        <w:pStyle w:val="Normal"/>
        <w:rPr>
          <w:ins w:author="Sandhya Rani Buggamolla" w:date="2020-01-31T10:28:24.1102178" w:id="794738930"/>
          <w:sz w:val="24"/>
          <w:szCs w:val="24"/>
          <w:rPrChange w:author="Sandhya Rani Buggamolla" w:date="2020-01-31T10:28:24.1102178" w:id="1536712958">
            <w:rPr/>
          </w:rPrChange>
        </w:rPr>
        <w:pPrChange w:author="Sandhya Rani Buggamolla" w:date="2020-01-31T10:28:24.1102178" w:id="1359843084">
          <w:pPr/>
        </w:pPrChange>
      </w:pPr>
    </w:p>
    <w:p w:rsidR="14F222BA" w:rsidP="14F222BA" w:rsidRDefault="14F222BA" w14:paraId="3827645D" w14:textId="57A68EA0">
      <w:pPr>
        <w:pStyle w:val="Normal"/>
        <w:rPr>
          <w:ins w:author="Sandhya Rani Buggamolla" w:date="2020-01-31T10:28:24.1102178" w:id="503544468"/>
          <w:sz w:val="24"/>
          <w:szCs w:val="24"/>
          <w:rPrChange w:author="Sandhya Rani Buggamolla" w:date="2020-01-31T10:28:24.1102178" w:id="1517885587">
            <w:rPr/>
          </w:rPrChange>
        </w:rPr>
        <w:pPrChange w:author="Sandhya Rani Buggamolla" w:date="2020-01-31T10:28:24.1102178" w:id="1920690251">
          <w:pPr/>
        </w:pPrChange>
      </w:pPr>
    </w:p>
    <w:p w:rsidR="14F222BA" w:rsidP="14F222BA" w:rsidRDefault="14F222BA" w14:paraId="6CE21D15" w14:textId="08BC86D6">
      <w:pPr>
        <w:pStyle w:val="Normal"/>
        <w:rPr>
          <w:ins w:author="Sandhya Rani Buggamolla" w:date="2020-01-31T10:28:24.1102178" w:id="1778835274"/>
          <w:sz w:val="24"/>
          <w:szCs w:val="24"/>
          <w:rPrChange w:author="Sandhya Rani Buggamolla" w:date="2020-01-31T10:28:24.1102178" w:id="1510186542">
            <w:rPr/>
          </w:rPrChange>
        </w:rPr>
        <w:pPrChange w:author="Sandhya Rani Buggamolla" w:date="2020-01-31T10:28:24.1102178" w:id="603596253">
          <w:pPr/>
        </w:pPrChange>
      </w:pPr>
    </w:p>
    <w:p w:rsidR="14F222BA" w:rsidP="14F222BA" w:rsidRDefault="14F222BA" w14:paraId="7BC5DBEA" w14:textId="0AEA260D">
      <w:pPr>
        <w:pStyle w:val="Normal"/>
        <w:rPr>
          <w:ins w:author="Sandhya Rani Buggamolla" w:date="2020-01-31T10:28:24.1102178" w:id="78130530"/>
          <w:sz w:val="24"/>
          <w:szCs w:val="24"/>
          <w:rPrChange w:author="Sandhya Rani Buggamolla" w:date="2020-01-31T10:28:24.1102178" w:id="2095600538">
            <w:rPr/>
          </w:rPrChange>
        </w:rPr>
        <w:pPrChange w:author="Sandhya Rani Buggamolla" w:date="2020-01-31T10:28:24.1102178" w:id="2012526236">
          <w:pPr/>
        </w:pPrChange>
      </w:pPr>
    </w:p>
    <w:p w:rsidR="14F222BA" w:rsidDel="13CFE0BC" w:rsidP="14F222BA" w:rsidRDefault="14F222BA" w14:paraId="33B24464" w14:textId="4DF75C6D">
      <w:pPr>
        <w:spacing w:line="257" w:lineRule="auto"/>
        <w:jc w:val="center"/>
        <w:rPr>
          <w:ins w:author="Sandhya Rani Buggamolla" w:date="2020-01-31T10:28:24.1102178" w:id="58359530"/>
          <w:del w:author="Sandhya Rani Buggamolla" w:date="2020-01-31T10:30:23.8184737" w:id="1465757402"/>
          <w:rFonts w:ascii="Calibri" w:hAnsi="Calibri" w:eastAsia="Calibri" w:cs="Calibri"/>
          <w:b w:val="1"/>
          <w:bCs w:val="1"/>
          <w:noProof w:val="0"/>
          <w:sz w:val="28"/>
          <w:szCs w:val="28"/>
          <w:lang w:val="en-IN"/>
          <w:rPrChange w:author="Sandhya Rani Buggamolla" w:date="2020-01-31T10:28:24.1102178" w:id="1859599776">
            <w:rPr/>
          </w:rPrChange>
        </w:rPr>
        <w:pPrChange w:author="Sandhya Rani Buggamolla" w:date="2020-01-31T10:28:24.1102178" w:id="1379928851">
          <w:pPr/>
        </w:pPrChange>
      </w:pPr>
      <w:del w:author="Sandhya Rani Buggamolla" w:date="2020-01-31T10:30:23.8184737" w:id="1709346307">
        <w:r w:rsidDel="13CFE0BC">
          <w:br/>
        </w:r>
        <w:r w:rsidDel="13CFE0BC">
          <w:br/>
        </w:r>
      </w:del>
    </w:p>
    <w:p w:rsidR="14F222BA" w:rsidDel="13CFE0BC" w:rsidP="14F222BA" w:rsidRDefault="14F222BA" w14:paraId="2A9FDCC7" w14:textId="3AA07F0C">
      <w:pPr>
        <w:pStyle w:val="Normal"/>
        <w:rPr>
          <w:del w:author="Sandhya Rani Buggamolla" w:date="2020-01-31T10:30:23.8184737" w:id="546035821"/>
          <w:sz w:val="24"/>
          <w:szCs w:val="24"/>
          <w:rPrChange w:author="Sandhya Rani Buggamolla" w:date="2020-01-31T10:28:24.1102178" w:id="843155373">
            <w:rPr/>
          </w:rPrChange>
        </w:rPr>
        <w:pPrChange w:author="Sandhya Rani Buggamolla" w:date="2020-01-31T10:28:24.1102178" w:id="1312270213">
          <w:pPr/>
        </w:pPrChange>
      </w:pPr>
    </w:p>
    <w:p w:rsidRPr="004E500F" w:rsidR="004E500F" w:rsidDel="13CFE0BC" w:rsidP="004E500F" w:rsidRDefault="004E500F" w14:paraId="7FC5AF83" w14:textId="77777777">
      <w:pPr>
        <w:pStyle w:val="ListParagraph"/>
        <w:tabs>
          <w:tab w:val="left" w:pos="3795"/>
        </w:tabs>
        <w:rPr>
          <w:del w:author="Sandhya Rani Buggamolla" w:date="2020-01-31T10:30:23.8184737" w:id="2055417893"/>
          <w:sz w:val="24"/>
          <w:szCs w:val="24"/>
        </w:rPr>
      </w:pPr>
    </w:p>
    <w:sectPr w:rsidRPr="004E500F" w:rsidR="004E500F">
      <w:sectPrChange w:author="Sandhya Rani Buggamolla" w:date="2020-01-31T10:27:53.8865116" w:id="1019610887">
        <w:sectPr w:rsidRPr="004E500F" w:rsidR="004E500F">
          <w:pgSz w:w="11906" w:h="16838"/>
          <w:pgMar w:top="1440" w:right="1440" w:bottom="1440" w:left="1440" w:header="708" w:footer="708" w:gutter="0"/>
          <w:cols w:space="708"/>
          <w:docGrid w:linePitch="360"/>
        </w:sectPr>
      </w:sectPrChange>
      <w:pgSz w:w="11906" w:h="16838"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80354D1"/>
    <w:multiLevelType w:val="hybridMultilevel"/>
    <w:tmpl w:val="27C041F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4641014E"/>
    <w:multiLevelType w:val="hybridMultilevel"/>
    <w:tmpl w:val="4DF4F7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8C3458D"/>
    <w:multiLevelType w:val="hybridMultilevel"/>
    <w:tmpl w:val="CF6CFCB2"/>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3" w15:restartNumberingAfterBreak="0">
    <w:nsid w:val="75AE6BBF"/>
    <w:multiLevelType w:val="hybridMultilevel"/>
    <w:tmpl w:val="E40A01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AEB4FF3"/>
    <w:multiLevelType w:val="hybridMultilevel"/>
    <w:tmpl w:val="03227F6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7B401384"/>
    <w:multiLevelType w:val="hybridMultilevel"/>
    <w:tmpl w:val="7C44D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abstractNumId w:val="5"/>
  </w:num>
  <w:num w:numId="2">
    <w:abstractNumId w:val="2"/>
  </w:num>
  <w:num w:numId="3">
    <w:abstractNumId w:val="4"/>
  </w:num>
  <w:num w:numId="4">
    <w:abstractNumId w:val="0"/>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Diamond">
    <w15:presenceInfo w15:providerId="AD" w15:userId="S::richard.diamond@xyenta.com::4812435c-d19d-4ee8-9b05-25c0e6c727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080"/>
    <w:rsid w:val="0002381A"/>
    <w:rsid w:val="000944BF"/>
    <w:rsid w:val="001278F8"/>
    <w:rsid w:val="0013750F"/>
    <w:rsid w:val="0014420E"/>
    <w:rsid w:val="00154CD1"/>
    <w:rsid w:val="001E6DAC"/>
    <w:rsid w:val="001F0EAD"/>
    <w:rsid w:val="00255080"/>
    <w:rsid w:val="00264CF3"/>
    <w:rsid w:val="00265907"/>
    <w:rsid w:val="00336AF8"/>
    <w:rsid w:val="00367457"/>
    <w:rsid w:val="003A5EA5"/>
    <w:rsid w:val="003A714D"/>
    <w:rsid w:val="003E5A99"/>
    <w:rsid w:val="004C53E6"/>
    <w:rsid w:val="004E500F"/>
    <w:rsid w:val="00500512"/>
    <w:rsid w:val="005019B5"/>
    <w:rsid w:val="0051721A"/>
    <w:rsid w:val="005421D9"/>
    <w:rsid w:val="00555674"/>
    <w:rsid w:val="005C75D4"/>
    <w:rsid w:val="00682463"/>
    <w:rsid w:val="00686113"/>
    <w:rsid w:val="006A0BB4"/>
    <w:rsid w:val="007C5A03"/>
    <w:rsid w:val="00847FBD"/>
    <w:rsid w:val="008771DD"/>
    <w:rsid w:val="008779E9"/>
    <w:rsid w:val="008C5F2F"/>
    <w:rsid w:val="00966ABD"/>
    <w:rsid w:val="00971F42"/>
    <w:rsid w:val="00980801"/>
    <w:rsid w:val="009B5105"/>
    <w:rsid w:val="009B614E"/>
    <w:rsid w:val="009C4D5F"/>
    <w:rsid w:val="00A52578"/>
    <w:rsid w:val="00A63D40"/>
    <w:rsid w:val="00A760EC"/>
    <w:rsid w:val="00A95A5B"/>
    <w:rsid w:val="00AD0F90"/>
    <w:rsid w:val="00B67D7B"/>
    <w:rsid w:val="00B863F1"/>
    <w:rsid w:val="00BC2B00"/>
    <w:rsid w:val="00C465B0"/>
    <w:rsid w:val="00C73D1D"/>
    <w:rsid w:val="00C93C5D"/>
    <w:rsid w:val="00CB61F6"/>
    <w:rsid w:val="00CD5F97"/>
    <w:rsid w:val="00D168D8"/>
    <w:rsid w:val="00D20126"/>
    <w:rsid w:val="00D24F18"/>
    <w:rsid w:val="00D41DE6"/>
    <w:rsid w:val="00D4261D"/>
    <w:rsid w:val="00DE2AC8"/>
    <w:rsid w:val="00E0600F"/>
    <w:rsid w:val="00E25254"/>
    <w:rsid w:val="00F71D39"/>
    <w:rsid w:val="00F97B94"/>
    <w:rsid w:val="00FC473D"/>
    <w:rsid w:val="00FE1389"/>
    <w:rsid w:val="08274142"/>
    <w:rsid w:val="11B0F6E2"/>
    <w:rsid w:val="13AFFCC6"/>
    <w:rsid w:val="13CFE0BC"/>
    <w:rsid w:val="14F222BA"/>
    <w:rsid w:val="20B1C69C"/>
    <w:rsid w:val="21372FA8"/>
    <w:rsid w:val="24DCF780"/>
    <w:rsid w:val="28BB1636"/>
    <w:rsid w:val="2A51D67F"/>
    <w:rsid w:val="31A4791D"/>
    <w:rsid w:val="32D44D77"/>
    <w:rsid w:val="349E0666"/>
    <w:rsid w:val="38BC4083"/>
    <w:rsid w:val="3930ED7D"/>
    <w:rsid w:val="3C44E230"/>
    <w:rsid w:val="3FFE38EB"/>
    <w:rsid w:val="40C0DCCE"/>
    <w:rsid w:val="4898A791"/>
    <w:rsid w:val="4D5F76E4"/>
    <w:rsid w:val="512D6692"/>
    <w:rsid w:val="51C5D1D8"/>
    <w:rsid w:val="5353F337"/>
    <w:rsid w:val="53A66657"/>
    <w:rsid w:val="5432DFCE"/>
    <w:rsid w:val="58FD17C4"/>
    <w:rsid w:val="597D5B99"/>
    <w:rsid w:val="5DF1F630"/>
    <w:rsid w:val="66DAA6B8"/>
    <w:rsid w:val="68FB47E9"/>
    <w:rsid w:val="6F7FF027"/>
    <w:rsid w:val="704597BB"/>
    <w:rsid w:val="7329F07C"/>
    <w:rsid w:val="7E327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3224B"/>
  <w15:chartTrackingRefBased/>
  <w15:docId w15:val="{EB8E46C5-72F4-489C-BC57-4C0E4FC53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465B0"/>
    <w:pPr>
      <w:ind w:left="720"/>
      <w:contextualSpacing/>
    </w:pPr>
  </w:style>
  <w:style w:type="character" w:styleId="CommentReference">
    <w:name w:val="annotation reference"/>
    <w:basedOn w:val="DefaultParagraphFont"/>
    <w:uiPriority w:val="99"/>
    <w:semiHidden/>
    <w:unhideWhenUsed/>
    <w:rsid w:val="003A714D"/>
    <w:rPr>
      <w:sz w:val="16"/>
      <w:szCs w:val="16"/>
    </w:rPr>
  </w:style>
  <w:style w:type="paragraph" w:styleId="CommentText">
    <w:name w:val="annotation text"/>
    <w:basedOn w:val="Normal"/>
    <w:link w:val="CommentTextChar"/>
    <w:uiPriority w:val="99"/>
    <w:semiHidden/>
    <w:unhideWhenUsed/>
    <w:rsid w:val="003A714D"/>
    <w:pPr>
      <w:spacing w:line="240" w:lineRule="auto"/>
    </w:pPr>
    <w:rPr>
      <w:sz w:val="20"/>
      <w:szCs w:val="20"/>
    </w:rPr>
  </w:style>
  <w:style w:type="character" w:styleId="CommentTextChar" w:customStyle="1">
    <w:name w:val="Comment Text Char"/>
    <w:basedOn w:val="DefaultParagraphFont"/>
    <w:link w:val="CommentText"/>
    <w:uiPriority w:val="99"/>
    <w:semiHidden/>
    <w:rsid w:val="003A714D"/>
    <w:rPr>
      <w:sz w:val="20"/>
      <w:szCs w:val="20"/>
    </w:rPr>
  </w:style>
  <w:style w:type="paragraph" w:styleId="CommentSubject">
    <w:name w:val="annotation subject"/>
    <w:basedOn w:val="CommentText"/>
    <w:next w:val="CommentText"/>
    <w:link w:val="CommentSubjectChar"/>
    <w:uiPriority w:val="99"/>
    <w:semiHidden/>
    <w:unhideWhenUsed/>
    <w:rsid w:val="003A714D"/>
    <w:rPr>
      <w:b/>
      <w:bCs/>
    </w:rPr>
  </w:style>
  <w:style w:type="character" w:styleId="CommentSubjectChar" w:customStyle="1">
    <w:name w:val="Comment Subject Char"/>
    <w:basedOn w:val="CommentTextChar"/>
    <w:link w:val="CommentSubject"/>
    <w:uiPriority w:val="99"/>
    <w:semiHidden/>
    <w:rsid w:val="003A714D"/>
    <w:rPr>
      <w:b/>
      <w:bCs/>
      <w:sz w:val="20"/>
      <w:szCs w:val="20"/>
    </w:rPr>
  </w:style>
  <w:style w:type="paragraph" w:styleId="BalloonText">
    <w:name w:val="Balloon Text"/>
    <w:basedOn w:val="Normal"/>
    <w:link w:val="BalloonTextChar"/>
    <w:uiPriority w:val="99"/>
    <w:semiHidden/>
    <w:unhideWhenUsed/>
    <w:rsid w:val="003A714D"/>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A71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2.png"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1.png" Id="rId11" /><Relationship Type="http://schemas.openxmlformats.org/officeDocument/2006/relationships/styles" Target="styles.xml" Id="rId5" /><Relationship Type="http://schemas.openxmlformats.org/officeDocument/2006/relationships/theme" Target="theme/theme1.xml" Id="rId15" /><Relationship Type="http://schemas.microsoft.com/office/2016/09/relationships/commentsIds" Target="commentsIds.xml" Id="rId10" /><Relationship Type="http://schemas.openxmlformats.org/officeDocument/2006/relationships/numbering" Target="numbering.xml" Id="rId4" /><Relationship Type="http://schemas.microsoft.com/office/2011/relationships/commentsExtended" Target="commentsExtended.xml" Id="rId9" /><Relationship Type="http://schemas.microsoft.com/office/2011/relationships/people" Target="people.xml" Id="rId14" /><Relationship Type="http://schemas.openxmlformats.org/officeDocument/2006/relationships/image" Target="/media/image3.png" Id="Rb0b3e774fb5a4c40" /><Relationship Type="http://schemas.openxmlformats.org/officeDocument/2006/relationships/image" Target="/media/image5.png" Id="R23df784698c547c1" /><Relationship Type="http://schemas.openxmlformats.org/officeDocument/2006/relationships/image" Target="/media/image7.png" Id="Rf8995291d20d4640" /><Relationship Type="http://schemas.openxmlformats.org/officeDocument/2006/relationships/image" Target="/media/image6.png" Id="R71422a1a3cbe46eb" /><Relationship Type="http://schemas.openxmlformats.org/officeDocument/2006/relationships/image" Target="/media/image8.png" Id="Rb2b192da97454a51" /><Relationship Type="http://schemas.openxmlformats.org/officeDocument/2006/relationships/image" Target="/media/imagea.png" Id="Rc8185672e8934be1" /><Relationship Type="http://schemas.openxmlformats.org/officeDocument/2006/relationships/image" Target="/media/image9.png" Id="Rc4bbf4a949c24a69" /><Relationship Type="http://schemas.openxmlformats.org/officeDocument/2006/relationships/image" Target="/media/imageb.png" Id="R14400b516d1f42b6" /><Relationship Type="http://schemas.openxmlformats.org/officeDocument/2006/relationships/image" Target="/media/imagec.png" Id="R3a4beb8f3fb14a4a" /><Relationship Type="http://schemas.openxmlformats.org/officeDocument/2006/relationships/image" Target="/media/imaged.png" Id="Rf32200e5e9e141c0" /><Relationship Type="http://schemas.openxmlformats.org/officeDocument/2006/relationships/image" Target="/media/imagee.png" Id="R52bf01728d014618" /><Relationship Type="http://schemas.openxmlformats.org/officeDocument/2006/relationships/image" Target="/media/imagef.png" Id="Ra37f9b9418ba49b5" /><Relationship Type="http://schemas.openxmlformats.org/officeDocument/2006/relationships/image" Target="/media/image10.png" Id="R9b7ce63943574667" /><Relationship Type="http://schemas.openxmlformats.org/officeDocument/2006/relationships/image" Target="/media/image11.png" Id="Ra3f872d6402245c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AC826E8FC01349BE8AF9B6923EAC51" ma:contentTypeVersion="7" ma:contentTypeDescription="Create a new document." ma:contentTypeScope="" ma:versionID="864098877eef9acab01762ff9fab100c">
  <xsd:schema xmlns:xsd="http://www.w3.org/2001/XMLSchema" xmlns:xs="http://www.w3.org/2001/XMLSchema" xmlns:p="http://schemas.microsoft.com/office/2006/metadata/properties" xmlns:ns2="52f53472-72d6-42af-993e-8eae5ea89d63" xmlns:ns3="6027d210-d013-4c48-adf9-3447dca712d5" targetNamespace="http://schemas.microsoft.com/office/2006/metadata/properties" ma:root="true" ma:fieldsID="c49207e6c585b061113e7762bf6504c8" ns2:_="" ns3:_="">
    <xsd:import namespace="52f53472-72d6-42af-993e-8eae5ea89d63"/>
    <xsd:import namespace="6027d210-d013-4c48-adf9-3447dca712d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f53472-72d6-42af-993e-8eae5ea89d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027d210-d013-4c48-adf9-3447dca712d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60039A-8761-4410-8EE6-3C7D769703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017C889-5748-4BE9-98E3-AF91FE5FBEF0}">
  <ds:schemaRefs>
    <ds:schemaRef ds:uri="http://schemas.microsoft.com/sharepoint/v3/contenttype/forms"/>
  </ds:schemaRefs>
</ds:datastoreItem>
</file>

<file path=customXml/itemProps3.xml><?xml version="1.0" encoding="utf-8"?>
<ds:datastoreItem xmlns:ds="http://schemas.openxmlformats.org/officeDocument/2006/customXml" ds:itemID="{F202B5E4-C684-4D61-AAD1-2F7CEA60C8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f53472-72d6-42af-993e-8eae5ea89d63"/>
    <ds:schemaRef ds:uri="6027d210-d013-4c48-adf9-3447dca712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Sandhya Rani Buggamolla</dc:creator>
  <keywords/>
  <dc:description/>
  <lastModifiedBy>Sandhya Rani Buggamolla</lastModifiedBy>
  <revision>62</revision>
  <dcterms:created xsi:type="dcterms:W3CDTF">2019-11-28T11:02:00.0000000Z</dcterms:created>
  <dcterms:modified xsi:type="dcterms:W3CDTF">2020-01-31T10:46:36.1690163Z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0x01010085AC826E8FC01349BE8AF9B6923EAC51</vt:lpwstr>
  </property>
</Properties>
</file>